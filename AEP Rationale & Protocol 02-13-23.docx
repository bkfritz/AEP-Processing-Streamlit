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F0C89" w14:textId="2C49437E" w:rsidR="00AF1C3E" w:rsidRPr="00D95034" w:rsidRDefault="00AF1C3E" w:rsidP="00AF1C3E">
      <w:pPr>
        <w:jc w:val="center"/>
        <w:rPr>
          <w:rFonts w:cstheme="minorHAnsi"/>
          <w:b/>
          <w:bCs/>
          <w:sz w:val="32"/>
          <w:szCs w:val="32"/>
        </w:rPr>
      </w:pPr>
      <w:r>
        <w:rPr>
          <w:rFonts w:cstheme="minorHAnsi"/>
          <w:b/>
          <w:bCs/>
          <w:sz w:val="32"/>
          <w:szCs w:val="32"/>
        </w:rPr>
        <w:tab/>
      </w:r>
      <w:r>
        <w:rPr>
          <w:rFonts w:cstheme="minorHAnsi"/>
          <w:b/>
          <w:bCs/>
          <w:sz w:val="32"/>
          <w:szCs w:val="32"/>
        </w:rPr>
        <w:tab/>
      </w:r>
      <w:r>
        <w:rPr>
          <w:rFonts w:cstheme="minorHAnsi"/>
          <w:b/>
          <w:bCs/>
          <w:sz w:val="32"/>
          <w:szCs w:val="32"/>
        </w:rPr>
        <w:tab/>
      </w:r>
      <w:r w:rsidR="00DE3658">
        <w:rPr>
          <w:rFonts w:cstheme="minorHAnsi"/>
          <w:b/>
          <w:bCs/>
          <w:sz w:val="32"/>
          <w:szCs w:val="32"/>
        </w:rPr>
        <w:t xml:space="preserve">  </w:t>
      </w:r>
      <w:r w:rsidRPr="00D95034">
        <w:rPr>
          <w:rFonts w:cstheme="minorHAnsi"/>
          <w:b/>
          <w:bCs/>
          <w:sz w:val="32"/>
          <w:szCs w:val="32"/>
        </w:rPr>
        <w:t>CPDA Application Enhancement Program</w:t>
      </w:r>
      <w:r>
        <w:rPr>
          <w:rFonts w:cstheme="minorHAnsi"/>
          <w:b/>
          <w:bCs/>
          <w:sz w:val="32"/>
          <w:szCs w:val="32"/>
        </w:rPr>
        <w:t xml:space="preserve"> </w:t>
      </w:r>
      <w:r>
        <w:rPr>
          <w:rFonts w:cstheme="minorHAnsi"/>
          <w:b/>
          <w:bCs/>
          <w:sz w:val="32"/>
          <w:szCs w:val="32"/>
        </w:rPr>
        <w:tab/>
      </w:r>
      <w:r>
        <w:rPr>
          <w:rFonts w:cstheme="minorHAnsi"/>
          <w:b/>
          <w:bCs/>
          <w:sz w:val="32"/>
          <w:szCs w:val="32"/>
        </w:rPr>
        <w:tab/>
      </w:r>
      <w:r>
        <w:rPr>
          <w:rFonts w:cstheme="minorHAnsi"/>
          <w:b/>
          <w:bCs/>
          <w:sz w:val="32"/>
          <w:szCs w:val="32"/>
        </w:rPr>
        <w:tab/>
      </w:r>
      <w:r>
        <w:rPr>
          <w:rFonts w:cstheme="minorHAnsi"/>
          <w:b/>
          <w:bCs/>
          <w:sz w:val="32"/>
          <w:szCs w:val="32"/>
        </w:rPr>
        <w:tab/>
        <w:t xml:space="preserve">Rationale &amp; Protocol for Testing </w:t>
      </w:r>
    </w:p>
    <w:p w14:paraId="3C01682D" w14:textId="77777777" w:rsidR="00DE3658" w:rsidRDefault="00DE3658" w:rsidP="00AF1C3E">
      <w:pPr>
        <w:rPr>
          <w:rFonts w:cstheme="minorHAnsi"/>
          <w:b/>
          <w:bCs/>
          <w:sz w:val="24"/>
          <w:szCs w:val="24"/>
        </w:rPr>
      </w:pPr>
    </w:p>
    <w:p w14:paraId="6F40C998" w14:textId="25AEBFD0" w:rsidR="00AF1C3E" w:rsidRDefault="00AF1C3E" w:rsidP="00AF1C3E">
      <w:pPr>
        <w:rPr>
          <w:rFonts w:cstheme="minorHAnsi"/>
          <w:b/>
          <w:bCs/>
          <w:sz w:val="24"/>
          <w:szCs w:val="24"/>
        </w:rPr>
      </w:pPr>
      <w:r>
        <w:rPr>
          <w:rFonts w:cstheme="minorHAnsi"/>
          <w:b/>
          <w:bCs/>
          <w:sz w:val="24"/>
          <w:szCs w:val="24"/>
        </w:rPr>
        <w:t>Background and Rationale</w:t>
      </w:r>
    </w:p>
    <w:p w14:paraId="520A0D0E" w14:textId="216EED3A" w:rsidR="006479AC" w:rsidRDefault="000C78D1" w:rsidP="00AF1C3E">
      <w:pPr>
        <w:rPr>
          <w:rFonts w:cstheme="minorHAnsi"/>
          <w:sz w:val="24"/>
          <w:szCs w:val="24"/>
        </w:rPr>
      </w:pPr>
      <w:r>
        <w:rPr>
          <w:rFonts w:cstheme="minorHAnsi"/>
          <w:sz w:val="24"/>
          <w:szCs w:val="24"/>
        </w:rPr>
        <w:t xml:space="preserve">Industry </w:t>
      </w:r>
      <w:r w:rsidR="004F1B3D">
        <w:rPr>
          <w:rFonts w:cstheme="minorHAnsi"/>
          <w:sz w:val="24"/>
          <w:szCs w:val="24"/>
        </w:rPr>
        <w:t xml:space="preserve">began promising a drift reduction </w:t>
      </w:r>
      <w:r w:rsidR="00301FE5">
        <w:rPr>
          <w:rFonts w:cstheme="minorHAnsi"/>
          <w:sz w:val="24"/>
          <w:szCs w:val="24"/>
        </w:rPr>
        <w:t>program</w:t>
      </w:r>
      <w:r w:rsidR="00087548">
        <w:rPr>
          <w:rFonts w:cstheme="minorHAnsi"/>
          <w:sz w:val="24"/>
          <w:szCs w:val="24"/>
        </w:rPr>
        <w:t xml:space="preserve"> to guide applicators</w:t>
      </w:r>
      <w:r w:rsidR="00301FE5">
        <w:rPr>
          <w:rFonts w:cstheme="minorHAnsi"/>
          <w:sz w:val="24"/>
          <w:szCs w:val="24"/>
        </w:rPr>
        <w:t xml:space="preserve"> in 2001</w:t>
      </w:r>
      <w:r w:rsidR="00ED127D">
        <w:rPr>
          <w:rFonts w:cstheme="minorHAnsi"/>
          <w:sz w:val="24"/>
          <w:szCs w:val="24"/>
        </w:rPr>
        <w:t xml:space="preserve"> and the DRT Task Force was formed. </w:t>
      </w:r>
      <w:r w:rsidR="008126FE">
        <w:rPr>
          <w:rFonts w:cstheme="minorHAnsi"/>
          <w:sz w:val="24"/>
          <w:szCs w:val="24"/>
        </w:rPr>
        <w:t xml:space="preserve">As interest </w:t>
      </w:r>
      <w:r w:rsidR="003B11F6">
        <w:rPr>
          <w:rFonts w:cstheme="minorHAnsi"/>
          <w:sz w:val="24"/>
          <w:szCs w:val="24"/>
        </w:rPr>
        <w:t>grew</w:t>
      </w:r>
      <w:r w:rsidR="00ED127D">
        <w:rPr>
          <w:rFonts w:cstheme="minorHAnsi"/>
          <w:sz w:val="24"/>
          <w:szCs w:val="24"/>
        </w:rPr>
        <w:t>,</w:t>
      </w:r>
      <w:r w:rsidR="003B11F6">
        <w:rPr>
          <w:rFonts w:cstheme="minorHAnsi"/>
          <w:sz w:val="24"/>
          <w:szCs w:val="24"/>
        </w:rPr>
        <w:t xml:space="preserve"> </w:t>
      </w:r>
      <w:r w:rsidR="00143C7E">
        <w:rPr>
          <w:rFonts w:cstheme="minorHAnsi"/>
          <w:sz w:val="24"/>
          <w:szCs w:val="24"/>
        </w:rPr>
        <w:t xml:space="preserve">so did the number of stakeholders </w:t>
      </w:r>
      <w:r w:rsidR="00626754">
        <w:rPr>
          <w:rFonts w:cstheme="minorHAnsi"/>
          <w:sz w:val="24"/>
          <w:szCs w:val="24"/>
        </w:rPr>
        <w:t xml:space="preserve">and </w:t>
      </w:r>
      <w:r w:rsidR="00087548">
        <w:rPr>
          <w:rFonts w:cstheme="minorHAnsi"/>
          <w:sz w:val="24"/>
          <w:szCs w:val="24"/>
        </w:rPr>
        <w:t xml:space="preserve">eventually </w:t>
      </w:r>
      <w:r w:rsidR="00626754">
        <w:rPr>
          <w:rFonts w:cstheme="minorHAnsi"/>
          <w:sz w:val="24"/>
          <w:szCs w:val="24"/>
        </w:rPr>
        <w:t xml:space="preserve">progress stalled. </w:t>
      </w:r>
      <w:r w:rsidR="007D10A3">
        <w:rPr>
          <w:rFonts w:cstheme="minorHAnsi"/>
          <w:sz w:val="24"/>
          <w:szCs w:val="24"/>
        </w:rPr>
        <w:t xml:space="preserve">Since </w:t>
      </w:r>
      <w:r w:rsidR="000134BC">
        <w:rPr>
          <w:rFonts w:cstheme="minorHAnsi"/>
          <w:sz w:val="24"/>
          <w:szCs w:val="24"/>
        </w:rPr>
        <w:t>the EPA’s launch of a “</w:t>
      </w:r>
      <w:r w:rsidR="00392718">
        <w:rPr>
          <w:rFonts w:cstheme="minorHAnsi"/>
          <w:sz w:val="24"/>
          <w:szCs w:val="24"/>
        </w:rPr>
        <w:t>V</w:t>
      </w:r>
      <w:r w:rsidR="000134BC">
        <w:rPr>
          <w:rFonts w:cstheme="minorHAnsi"/>
          <w:sz w:val="24"/>
          <w:szCs w:val="24"/>
        </w:rPr>
        <w:t xml:space="preserve">oluntary DRT </w:t>
      </w:r>
      <w:r w:rsidR="00142D49">
        <w:rPr>
          <w:rFonts w:cstheme="minorHAnsi"/>
          <w:sz w:val="24"/>
          <w:szCs w:val="24"/>
        </w:rPr>
        <w:t>program” in 2016, little has been achieved</w:t>
      </w:r>
      <w:r w:rsidR="00285FD3">
        <w:rPr>
          <w:rFonts w:cstheme="minorHAnsi"/>
          <w:sz w:val="24"/>
          <w:szCs w:val="24"/>
        </w:rPr>
        <w:t xml:space="preserve">. The </w:t>
      </w:r>
      <w:r w:rsidR="00575C72">
        <w:rPr>
          <w:rFonts w:cstheme="minorHAnsi"/>
          <w:sz w:val="24"/>
          <w:szCs w:val="24"/>
        </w:rPr>
        <w:t xml:space="preserve">program </w:t>
      </w:r>
      <w:r w:rsidR="00DA6C01">
        <w:rPr>
          <w:rFonts w:cstheme="minorHAnsi"/>
          <w:sz w:val="24"/>
          <w:szCs w:val="24"/>
        </w:rPr>
        <w:t>was</w:t>
      </w:r>
      <w:r w:rsidR="00204C2E">
        <w:rPr>
          <w:rFonts w:cstheme="minorHAnsi"/>
          <w:sz w:val="24"/>
          <w:szCs w:val="24"/>
        </w:rPr>
        <w:t xml:space="preserve"> ultimatel</w:t>
      </w:r>
      <w:r w:rsidR="00D108FB">
        <w:rPr>
          <w:rFonts w:cstheme="minorHAnsi"/>
          <w:sz w:val="24"/>
          <w:szCs w:val="24"/>
        </w:rPr>
        <w:t xml:space="preserve">y </w:t>
      </w:r>
      <w:r w:rsidR="00DA6C01">
        <w:rPr>
          <w:rFonts w:cstheme="minorHAnsi"/>
          <w:sz w:val="24"/>
          <w:szCs w:val="24"/>
        </w:rPr>
        <w:t>too narrowly focused on drift reduction</w:t>
      </w:r>
      <w:r w:rsidR="00EF23BD">
        <w:rPr>
          <w:rFonts w:cstheme="minorHAnsi"/>
          <w:sz w:val="24"/>
          <w:szCs w:val="24"/>
        </w:rPr>
        <w:t>,</w:t>
      </w:r>
      <w:r w:rsidR="00DA6C01">
        <w:rPr>
          <w:rFonts w:cstheme="minorHAnsi"/>
          <w:sz w:val="24"/>
          <w:szCs w:val="24"/>
        </w:rPr>
        <w:t xml:space="preserve"> </w:t>
      </w:r>
      <w:r w:rsidR="00D108FB">
        <w:rPr>
          <w:rFonts w:cstheme="minorHAnsi"/>
          <w:sz w:val="24"/>
          <w:szCs w:val="24"/>
        </w:rPr>
        <w:t>ignored</w:t>
      </w:r>
      <w:r w:rsidR="00EF23BD">
        <w:rPr>
          <w:rFonts w:cstheme="minorHAnsi"/>
          <w:sz w:val="24"/>
          <w:szCs w:val="24"/>
        </w:rPr>
        <w:t xml:space="preserve"> </w:t>
      </w:r>
      <w:r w:rsidR="00140FD4">
        <w:rPr>
          <w:rFonts w:cstheme="minorHAnsi"/>
          <w:sz w:val="24"/>
          <w:szCs w:val="24"/>
        </w:rPr>
        <w:t xml:space="preserve">the possible </w:t>
      </w:r>
      <w:r w:rsidR="009437E6">
        <w:rPr>
          <w:rFonts w:cstheme="minorHAnsi"/>
          <w:sz w:val="24"/>
          <w:szCs w:val="24"/>
        </w:rPr>
        <w:t xml:space="preserve">negative </w:t>
      </w:r>
      <w:r w:rsidR="00140FD4">
        <w:rPr>
          <w:rFonts w:cstheme="minorHAnsi"/>
          <w:sz w:val="24"/>
          <w:szCs w:val="24"/>
        </w:rPr>
        <w:t>impact o</w:t>
      </w:r>
      <w:r w:rsidR="009437E6">
        <w:rPr>
          <w:rFonts w:cstheme="minorHAnsi"/>
          <w:sz w:val="24"/>
          <w:szCs w:val="24"/>
        </w:rPr>
        <w:t>n</w:t>
      </w:r>
      <w:r w:rsidR="00140FD4">
        <w:rPr>
          <w:rFonts w:cstheme="minorHAnsi"/>
          <w:sz w:val="24"/>
          <w:szCs w:val="24"/>
        </w:rPr>
        <w:t xml:space="preserve"> </w:t>
      </w:r>
      <w:r w:rsidR="00EF23BD">
        <w:rPr>
          <w:rFonts w:cstheme="minorHAnsi"/>
          <w:sz w:val="24"/>
          <w:szCs w:val="24"/>
        </w:rPr>
        <w:t>biological efficacy,</w:t>
      </w:r>
      <w:r w:rsidR="009437E6">
        <w:rPr>
          <w:rFonts w:cstheme="minorHAnsi"/>
          <w:sz w:val="24"/>
          <w:szCs w:val="24"/>
        </w:rPr>
        <w:t xml:space="preserve"> and </w:t>
      </w:r>
      <w:r w:rsidR="00575C72">
        <w:rPr>
          <w:rFonts w:cstheme="minorHAnsi"/>
          <w:sz w:val="24"/>
          <w:szCs w:val="24"/>
        </w:rPr>
        <w:t>lack</w:t>
      </w:r>
      <w:r w:rsidR="009437E6">
        <w:rPr>
          <w:rFonts w:cstheme="minorHAnsi"/>
          <w:sz w:val="24"/>
          <w:szCs w:val="24"/>
        </w:rPr>
        <w:t>ed</w:t>
      </w:r>
      <w:r w:rsidR="00575C72">
        <w:rPr>
          <w:rFonts w:cstheme="minorHAnsi"/>
          <w:sz w:val="24"/>
          <w:szCs w:val="24"/>
        </w:rPr>
        <w:t xml:space="preserve"> </w:t>
      </w:r>
      <w:r w:rsidR="006479AC">
        <w:rPr>
          <w:rFonts w:cstheme="minorHAnsi"/>
          <w:sz w:val="24"/>
          <w:szCs w:val="24"/>
        </w:rPr>
        <w:t>incentives to participate.</w:t>
      </w:r>
    </w:p>
    <w:p w14:paraId="31E49F4D" w14:textId="77777777" w:rsidR="006479AC" w:rsidRDefault="006479AC" w:rsidP="00AF1C3E">
      <w:pPr>
        <w:rPr>
          <w:rFonts w:cstheme="minorHAnsi"/>
          <w:sz w:val="24"/>
          <w:szCs w:val="24"/>
        </w:rPr>
      </w:pPr>
    </w:p>
    <w:p w14:paraId="2382C6BB" w14:textId="473CC90A" w:rsidR="00AF1C3E" w:rsidRPr="00BC2009" w:rsidRDefault="007472AA" w:rsidP="00AF1C3E">
      <w:pPr>
        <w:rPr>
          <w:rFonts w:cstheme="minorHAnsi"/>
          <w:sz w:val="24"/>
          <w:szCs w:val="24"/>
        </w:rPr>
      </w:pPr>
      <w:r>
        <w:rPr>
          <w:rFonts w:cstheme="minorHAnsi"/>
          <w:sz w:val="24"/>
          <w:szCs w:val="24"/>
        </w:rPr>
        <w:t>After 20 years of waiting, a</w:t>
      </w:r>
      <w:r w:rsidR="007B13C1">
        <w:rPr>
          <w:rFonts w:cstheme="minorHAnsi"/>
          <w:sz w:val="24"/>
          <w:szCs w:val="24"/>
        </w:rPr>
        <w:t xml:space="preserve">pplicators </w:t>
      </w:r>
      <w:r w:rsidR="00632FFA">
        <w:rPr>
          <w:rFonts w:cstheme="minorHAnsi"/>
          <w:sz w:val="24"/>
          <w:szCs w:val="24"/>
        </w:rPr>
        <w:t xml:space="preserve">still </w:t>
      </w:r>
      <w:r w:rsidR="007B13C1">
        <w:rPr>
          <w:rFonts w:cstheme="minorHAnsi"/>
          <w:sz w:val="24"/>
          <w:szCs w:val="24"/>
        </w:rPr>
        <w:t>need and want guidance</w:t>
      </w:r>
      <w:r w:rsidR="00632FFA">
        <w:rPr>
          <w:rFonts w:cstheme="minorHAnsi"/>
          <w:sz w:val="24"/>
          <w:szCs w:val="24"/>
        </w:rPr>
        <w:t xml:space="preserve"> in making more efficacious and on-target applications. </w:t>
      </w:r>
      <w:r w:rsidR="00373F25">
        <w:rPr>
          <w:rFonts w:cstheme="minorHAnsi"/>
          <w:sz w:val="24"/>
          <w:szCs w:val="24"/>
        </w:rPr>
        <w:t>T</w:t>
      </w:r>
      <w:r w:rsidR="00A15195">
        <w:rPr>
          <w:rFonts w:cstheme="minorHAnsi"/>
          <w:sz w:val="24"/>
          <w:szCs w:val="24"/>
        </w:rPr>
        <w:t>o meet this indus</w:t>
      </w:r>
      <w:r w:rsidR="00806A99">
        <w:rPr>
          <w:rFonts w:cstheme="minorHAnsi"/>
          <w:sz w:val="24"/>
          <w:szCs w:val="24"/>
        </w:rPr>
        <w:t>t</w:t>
      </w:r>
      <w:r w:rsidR="00A15195">
        <w:rPr>
          <w:rFonts w:cstheme="minorHAnsi"/>
          <w:sz w:val="24"/>
          <w:szCs w:val="24"/>
        </w:rPr>
        <w:t>ry need</w:t>
      </w:r>
      <w:r w:rsidR="00806A99">
        <w:rPr>
          <w:rFonts w:cstheme="minorHAnsi"/>
          <w:sz w:val="24"/>
          <w:szCs w:val="24"/>
        </w:rPr>
        <w:t xml:space="preserve">, </w:t>
      </w:r>
      <w:r w:rsidR="00351553">
        <w:rPr>
          <w:rFonts w:cstheme="minorHAnsi"/>
          <w:sz w:val="24"/>
          <w:szCs w:val="24"/>
        </w:rPr>
        <w:t>and at the urging of academia</w:t>
      </w:r>
      <w:r w:rsidR="00365B16">
        <w:rPr>
          <w:rFonts w:cstheme="minorHAnsi"/>
          <w:sz w:val="24"/>
          <w:szCs w:val="24"/>
        </w:rPr>
        <w:t>,</w:t>
      </w:r>
      <w:r w:rsidR="00F25FB0">
        <w:rPr>
          <w:rFonts w:cstheme="minorHAnsi"/>
          <w:sz w:val="24"/>
          <w:szCs w:val="24"/>
        </w:rPr>
        <w:t xml:space="preserve"> </w:t>
      </w:r>
      <w:r w:rsidR="00806A99">
        <w:rPr>
          <w:rFonts w:cstheme="minorHAnsi"/>
          <w:sz w:val="24"/>
          <w:szCs w:val="24"/>
        </w:rPr>
        <w:t xml:space="preserve">CPDA </w:t>
      </w:r>
      <w:r w:rsidR="005A6067">
        <w:rPr>
          <w:rFonts w:cstheme="minorHAnsi"/>
          <w:sz w:val="24"/>
          <w:szCs w:val="24"/>
        </w:rPr>
        <w:t xml:space="preserve">began socializing the concept </w:t>
      </w:r>
      <w:r w:rsidR="00ED4E5F">
        <w:rPr>
          <w:rFonts w:cstheme="minorHAnsi"/>
          <w:sz w:val="24"/>
          <w:szCs w:val="24"/>
        </w:rPr>
        <w:t xml:space="preserve">of an </w:t>
      </w:r>
      <w:r w:rsidR="00373F25">
        <w:rPr>
          <w:rFonts w:cstheme="minorHAnsi"/>
          <w:sz w:val="24"/>
          <w:szCs w:val="24"/>
        </w:rPr>
        <w:t>Application Enhancement Program</w:t>
      </w:r>
      <w:r w:rsidR="00ED4E5F">
        <w:rPr>
          <w:rFonts w:cstheme="minorHAnsi"/>
          <w:sz w:val="24"/>
          <w:szCs w:val="24"/>
        </w:rPr>
        <w:t xml:space="preserve"> </w:t>
      </w:r>
      <w:r w:rsidR="00D050E9">
        <w:rPr>
          <w:rFonts w:cstheme="minorHAnsi"/>
          <w:sz w:val="24"/>
          <w:szCs w:val="24"/>
        </w:rPr>
        <w:t>in 2019</w:t>
      </w:r>
      <w:r w:rsidR="00ED4E5F">
        <w:rPr>
          <w:rFonts w:cstheme="minorHAnsi"/>
          <w:sz w:val="24"/>
          <w:szCs w:val="24"/>
        </w:rPr>
        <w:t xml:space="preserve">. The </w:t>
      </w:r>
      <w:r w:rsidR="00FF22C5">
        <w:rPr>
          <w:rFonts w:cstheme="minorHAnsi"/>
          <w:sz w:val="24"/>
          <w:szCs w:val="24"/>
        </w:rPr>
        <w:t>proposed program</w:t>
      </w:r>
      <w:r w:rsidR="00D050E9">
        <w:rPr>
          <w:rFonts w:cstheme="minorHAnsi"/>
          <w:sz w:val="24"/>
          <w:szCs w:val="24"/>
        </w:rPr>
        <w:t xml:space="preserve"> recognizes that drift control without biologic</w:t>
      </w:r>
      <w:r w:rsidR="00A15195">
        <w:rPr>
          <w:rFonts w:cstheme="minorHAnsi"/>
          <w:sz w:val="24"/>
          <w:szCs w:val="24"/>
        </w:rPr>
        <w:t>a</w:t>
      </w:r>
      <w:r w:rsidR="00D050E9">
        <w:rPr>
          <w:rFonts w:cstheme="minorHAnsi"/>
          <w:sz w:val="24"/>
          <w:szCs w:val="24"/>
        </w:rPr>
        <w:t>l efficacy is not a successful application</w:t>
      </w:r>
      <w:r w:rsidR="00D72838">
        <w:rPr>
          <w:rFonts w:cstheme="minorHAnsi"/>
          <w:sz w:val="24"/>
          <w:szCs w:val="24"/>
        </w:rPr>
        <w:t xml:space="preserve"> and is designed to provide a more complete picture </w:t>
      </w:r>
      <w:r w:rsidR="006C73CD">
        <w:rPr>
          <w:rFonts w:cstheme="minorHAnsi"/>
          <w:sz w:val="24"/>
          <w:szCs w:val="24"/>
        </w:rPr>
        <w:t>of the likely outcome of the application</w:t>
      </w:r>
      <w:r w:rsidR="00C72CE6">
        <w:rPr>
          <w:rFonts w:cstheme="minorHAnsi"/>
          <w:sz w:val="24"/>
          <w:szCs w:val="24"/>
        </w:rPr>
        <w:t xml:space="preserve">. This is </w:t>
      </w:r>
      <w:r w:rsidR="00D77916">
        <w:rPr>
          <w:rFonts w:cstheme="minorHAnsi"/>
          <w:sz w:val="24"/>
          <w:szCs w:val="24"/>
        </w:rPr>
        <w:t xml:space="preserve">achieved </w:t>
      </w:r>
      <w:r w:rsidR="00075DB8">
        <w:rPr>
          <w:rFonts w:cstheme="minorHAnsi"/>
          <w:sz w:val="24"/>
          <w:szCs w:val="24"/>
        </w:rPr>
        <w:t>by highlighting the positive interactions between pesticide formulation</w:t>
      </w:r>
      <w:r w:rsidR="00DA02EA">
        <w:rPr>
          <w:rFonts w:cstheme="minorHAnsi"/>
          <w:sz w:val="24"/>
          <w:szCs w:val="24"/>
        </w:rPr>
        <w:t xml:space="preserve"> type</w:t>
      </w:r>
      <w:r w:rsidR="00075DB8">
        <w:rPr>
          <w:rFonts w:cstheme="minorHAnsi"/>
          <w:sz w:val="24"/>
          <w:szCs w:val="24"/>
        </w:rPr>
        <w:t xml:space="preserve">, </w:t>
      </w:r>
      <w:r w:rsidR="00980402">
        <w:rPr>
          <w:rFonts w:cstheme="minorHAnsi"/>
          <w:sz w:val="24"/>
          <w:szCs w:val="24"/>
        </w:rPr>
        <w:t xml:space="preserve">various </w:t>
      </w:r>
      <w:r w:rsidR="00075DB8">
        <w:rPr>
          <w:rFonts w:cstheme="minorHAnsi"/>
          <w:sz w:val="24"/>
          <w:szCs w:val="24"/>
        </w:rPr>
        <w:t>nozzle design</w:t>
      </w:r>
      <w:r w:rsidR="004E600D">
        <w:rPr>
          <w:rFonts w:cstheme="minorHAnsi"/>
          <w:sz w:val="24"/>
          <w:szCs w:val="24"/>
        </w:rPr>
        <w:t>s</w:t>
      </w:r>
      <w:r w:rsidR="00DA02EA">
        <w:rPr>
          <w:rFonts w:cstheme="minorHAnsi"/>
          <w:sz w:val="24"/>
          <w:szCs w:val="24"/>
        </w:rPr>
        <w:t xml:space="preserve"> and </w:t>
      </w:r>
      <w:r w:rsidR="009566A1">
        <w:rPr>
          <w:rFonts w:cstheme="minorHAnsi"/>
          <w:sz w:val="24"/>
          <w:szCs w:val="24"/>
        </w:rPr>
        <w:t>adjuvant selection</w:t>
      </w:r>
      <w:r w:rsidR="004E600D">
        <w:rPr>
          <w:rFonts w:cstheme="minorHAnsi"/>
          <w:sz w:val="24"/>
          <w:szCs w:val="24"/>
        </w:rPr>
        <w:t xml:space="preserve">. </w:t>
      </w:r>
      <w:r w:rsidR="00FE6D71">
        <w:rPr>
          <w:rFonts w:cstheme="minorHAnsi"/>
          <w:sz w:val="24"/>
          <w:szCs w:val="24"/>
        </w:rPr>
        <w:t xml:space="preserve">The information provided through this program will </w:t>
      </w:r>
      <w:r w:rsidR="00704D6A">
        <w:rPr>
          <w:rFonts w:cstheme="minorHAnsi"/>
          <w:sz w:val="24"/>
          <w:szCs w:val="24"/>
        </w:rPr>
        <w:t xml:space="preserve">provide applicators with an easy to understand </w:t>
      </w:r>
      <w:r w:rsidR="00A82ED9">
        <w:rPr>
          <w:rFonts w:cstheme="minorHAnsi"/>
          <w:sz w:val="24"/>
          <w:szCs w:val="24"/>
        </w:rPr>
        <w:t>visual of how t</w:t>
      </w:r>
      <w:r w:rsidR="009C27B2">
        <w:rPr>
          <w:rFonts w:cstheme="minorHAnsi"/>
          <w:sz w:val="24"/>
          <w:szCs w:val="24"/>
        </w:rPr>
        <w:t>o</w:t>
      </w:r>
      <w:r w:rsidR="00A82ED9">
        <w:rPr>
          <w:rFonts w:cstheme="minorHAnsi"/>
          <w:sz w:val="24"/>
          <w:szCs w:val="24"/>
        </w:rPr>
        <w:t xml:space="preserve"> best manage nozzle and adjuvant selection based on the </w:t>
      </w:r>
      <w:r w:rsidR="00591307">
        <w:rPr>
          <w:rFonts w:cstheme="minorHAnsi"/>
          <w:sz w:val="24"/>
          <w:szCs w:val="24"/>
        </w:rPr>
        <w:t xml:space="preserve">formulation type of the pesticide to be applied. </w:t>
      </w:r>
    </w:p>
    <w:p w14:paraId="6B0EA6CF" w14:textId="77777777" w:rsidR="00AF1C3E" w:rsidRDefault="00AF1C3E" w:rsidP="00AF1C3E">
      <w:pPr>
        <w:rPr>
          <w:rFonts w:cstheme="minorHAnsi"/>
          <w:b/>
          <w:bCs/>
          <w:sz w:val="24"/>
          <w:szCs w:val="24"/>
        </w:rPr>
      </w:pPr>
    </w:p>
    <w:p w14:paraId="2C2239DA" w14:textId="77777777" w:rsidR="00AF1C3E" w:rsidRPr="00603D30" w:rsidRDefault="00AF1C3E" w:rsidP="00AF1C3E">
      <w:pPr>
        <w:rPr>
          <w:rFonts w:cstheme="minorHAnsi"/>
          <w:b/>
          <w:bCs/>
          <w:sz w:val="24"/>
          <w:szCs w:val="24"/>
        </w:rPr>
      </w:pPr>
      <w:r w:rsidRPr="00603D30">
        <w:rPr>
          <w:rFonts w:cstheme="minorHAnsi"/>
          <w:b/>
          <w:bCs/>
          <w:sz w:val="24"/>
          <w:szCs w:val="24"/>
        </w:rPr>
        <w:t>Objective and Disclaim</w:t>
      </w:r>
      <w:r>
        <w:rPr>
          <w:rFonts w:cstheme="minorHAnsi"/>
          <w:b/>
          <w:bCs/>
          <w:sz w:val="24"/>
          <w:szCs w:val="24"/>
        </w:rPr>
        <w:t>er</w:t>
      </w:r>
      <w:r w:rsidRPr="00603D30">
        <w:rPr>
          <w:rFonts w:cstheme="minorHAnsi"/>
          <w:b/>
          <w:bCs/>
          <w:sz w:val="24"/>
          <w:szCs w:val="24"/>
        </w:rPr>
        <w:t>s</w:t>
      </w:r>
    </w:p>
    <w:p w14:paraId="38123457" w14:textId="77777777" w:rsidR="00AF1C3E" w:rsidRDefault="00AF1C3E" w:rsidP="00AF1C3E">
      <w:pPr>
        <w:rPr>
          <w:rFonts w:cstheme="minorHAnsi"/>
          <w:sz w:val="24"/>
          <w:szCs w:val="24"/>
        </w:rPr>
      </w:pPr>
      <w:r w:rsidRPr="00603D30">
        <w:rPr>
          <w:rFonts w:cstheme="minorHAnsi"/>
          <w:sz w:val="24"/>
          <w:szCs w:val="24"/>
        </w:rPr>
        <w:t>This document outlines the</w:t>
      </w:r>
      <w:r>
        <w:rPr>
          <w:rFonts w:cstheme="minorHAnsi"/>
          <w:sz w:val="24"/>
          <w:szCs w:val="24"/>
        </w:rPr>
        <w:t xml:space="preserve"> rationale and </w:t>
      </w:r>
      <w:r w:rsidRPr="00603D30">
        <w:rPr>
          <w:rFonts w:cstheme="minorHAnsi"/>
          <w:sz w:val="24"/>
          <w:szCs w:val="24"/>
        </w:rPr>
        <w:t xml:space="preserve">initial protocol for </w:t>
      </w:r>
      <w:r>
        <w:rPr>
          <w:rFonts w:cstheme="minorHAnsi"/>
          <w:sz w:val="24"/>
          <w:szCs w:val="24"/>
        </w:rPr>
        <w:t xml:space="preserve">the launch of </w:t>
      </w:r>
      <w:r w:rsidRPr="00603D30">
        <w:rPr>
          <w:rFonts w:cstheme="minorHAnsi"/>
          <w:sz w:val="24"/>
          <w:szCs w:val="24"/>
        </w:rPr>
        <w:t>CPDA’s Application Enhancement Program</w:t>
      </w:r>
      <w:r>
        <w:rPr>
          <w:rFonts w:cstheme="minorHAnsi"/>
          <w:sz w:val="24"/>
          <w:szCs w:val="24"/>
        </w:rPr>
        <w:t xml:space="preserve"> (AEP</w:t>
      </w:r>
      <w:r w:rsidRPr="00603D30">
        <w:rPr>
          <w:rFonts w:cstheme="minorHAnsi"/>
          <w:sz w:val="24"/>
          <w:szCs w:val="24"/>
        </w:rPr>
        <w:t>). The data collected is a factual finding of how various application parameters affect droplet size</w:t>
      </w:r>
      <w:r>
        <w:rPr>
          <w:rFonts w:cstheme="minorHAnsi"/>
          <w:sz w:val="24"/>
          <w:szCs w:val="24"/>
        </w:rPr>
        <w:t xml:space="preserve"> and</w:t>
      </w:r>
      <w:r w:rsidRPr="00603D30">
        <w:rPr>
          <w:rFonts w:cstheme="minorHAnsi"/>
          <w:sz w:val="24"/>
          <w:szCs w:val="24"/>
        </w:rPr>
        <w:t xml:space="preserve"> the data represents the actual droplet size distributions for each treatment.  In no way should the data </w:t>
      </w:r>
      <w:r>
        <w:rPr>
          <w:rFonts w:cstheme="minorHAnsi"/>
          <w:sz w:val="24"/>
          <w:szCs w:val="24"/>
        </w:rPr>
        <w:t xml:space="preserve">generated be used to </w:t>
      </w:r>
      <w:r w:rsidRPr="00603D30">
        <w:rPr>
          <w:rFonts w:cstheme="minorHAnsi"/>
          <w:sz w:val="24"/>
          <w:szCs w:val="24"/>
        </w:rPr>
        <w:t>supersede the label requirement for a given pesticide or adjuvant.</w:t>
      </w:r>
      <w:r w:rsidRPr="00611C26">
        <w:rPr>
          <w:rFonts w:cstheme="minorHAnsi"/>
          <w:sz w:val="24"/>
          <w:szCs w:val="24"/>
        </w:rPr>
        <w:t xml:space="preserve"> </w:t>
      </w:r>
    </w:p>
    <w:p w14:paraId="2D6EC6C6" w14:textId="77777777" w:rsidR="00AF1C3E" w:rsidRDefault="00AF1C3E" w:rsidP="00AF1C3E">
      <w:pPr>
        <w:rPr>
          <w:rFonts w:cstheme="minorHAnsi"/>
          <w:sz w:val="24"/>
          <w:szCs w:val="24"/>
        </w:rPr>
      </w:pPr>
      <w:r>
        <w:rPr>
          <w:rFonts w:cstheme="minorHAnsi"/>
          <w:sz w:val="24"/>
          <w:szCs w:val="24"/>
        </w:rPr>
        <w:t xml:space="preserve">Neither participation in the Application Enhancement Program, the data collected, nor the information generated, by the testing </w:t>
      </w:r>
      <w:r w:rsidRPr="00603D30">
        <w:rPr>
          <w:rFonts w:cstheme="minorHAnsi"/>
          <w:sz w:val="24"/>
          <w:szCs w:val="24"/>
        </w:rPr>
        <w:t xml:space="preserve">be considered </w:t>
      </w:r>
      <w:r>
        <w:rPr>
          <w:rFonts w:cstheme="minorHAnsi"/>
          <w:sz w:val="24"/>
          <w:szCs w:val="24"/>
        </w:rPr>
        <w:t xml:space="preserve">or implied as </w:t>
      </w:r>
      <w:r w:rsidRPr="00603D30">
        <w:rPr>
          <w:rFonts w:cstheme="minorHAnsi"/>
          <w:sz w:val="24"/>
          <w:szCs w:val="24"/>
        </w:rPr>
        <w:t xml:space="preserve">an endorsement of any product </w:t>
      </w:r>
      <w:r>
        <w:rPr>
          <w:rFonts w:cstheme="minorHAnsi"/>
          <w:sz w:val="24"/>
          <w:szCs w:val="24"/>
        </w:rPr>
        <w:t>by</w:t>
      </w:r>
      <w:r w:rsidRPr="00603D30">
        <w:rPr>
          <w:rFonts w:cstheme="minorHAnsi"/>
          <w:sz w:val="24"/>
          <w:szCs w:val="24"/>
        </w:rPr>
        <w:t xml:space="preserve"> CPDA.</w:t>
      </w:r>
    </w:p>
    <w:p w14:paraId="1A095313" w14:textId="77777777" w:rsidR="00DE3658" w:rsidRDefault="00DE3658" w:rsidP="00AF1C3E">
      <w:pPr>
        <w:rPr>
          <w:rFonts w:cstheme="minorHAnsi"/>
          <w:b/>
          <w:bCs/>
          <w:sz w:val="24"/>
          <w:szCs w:val="24"/>
        </w:rPr>
      </w:pPr>
    </w:p>
    <w:p w14:paraId="0DCC5341" w14:textId="1D06697B" w:rsidR="00AF1C3E" w:rsidRPr="00603D30" w:rsidRDefault="00AF1C3E" w:rsidP="00AF1C3E">
      <w:pPr>
        <w:rPr>
          <w:rFonts w:cstheme="minorHAnsi"/>
          <w:b/>
          <w:bCs/>
          <w:sz w:val="24"/>
          <w:szCs w:val="24"/>
        </w:rPr>
      </w:pPr>
      <w:r>
        <w:rPr>
          <w:rFonts w:cstheme="minorHAnsi"/>
          <w:b/>
          <w:bCs/>
          <w:sz w:val="24"/>
          <w:szCs w:val="24"/>
        </w:rPr>
        <w:t>Approved Testing Facilities</w:t>
      </w:r>
    </w:p>
    <w:p w14:paraId="72A2965D" w14:textId="77777777" w:rsidR="00AF1C3E" w:rsidRDefault="00AF1C3E" w:rsidP="00AF1C3E">
      <w:pPr>
        <w:rPr>
          <w:rFonts w:cstheme="minorHAnsi"/>
          <w:sz w:val="24"/>
          <w:szCs w:val="24"/>
        </w:rPr>
      </w:pPr>
      <w:r>
        <w:rPr>
          <w:rFonts w:cstheme="minorHAnsi"/>
          <w:sz w:val="24"/>
          <w:szCs w:val="24"/>
        </w:rPr>
        <w:t xml:space="preserve">While it is desirable in the future for more than one facility to be approved for testing, much work remains to be done to in this area to develop a computer program capable of normalizing data generated at different locations and / or different droplet measurement techniques. Therefore, at the launch of this program the only approved testing facility is: </w:t>
      </w:r>
    </w:p>
    <w:p w14:paraId="626F5F00" w14:textId="77777777" w:rsidR="00AF1C3E" w:rsidRDefault="00AF1C3E" w:rsidP="00AF1C3E">
      <w:pPr>
        <w:rPr>
          <w:rFonts w:cstheme="minorHAnsi"/>
          <w:sz w:val="24"/>
          <w:szCs w:val="24"/>
        </w:rPr>
      </w:pPr>
      <w:r>
        <w:rPr>
          <w:rFonts w:cstheme="minorHAnsi"/>
          <w:sz w:val="24"/>
          <w:szCs w:val="24"/>
        </w:rPr>
        <w:t xml:space="preserve">University of Nebraska-Lincoln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 xml:space="preserve">   </w:t>
      </w:r>
      <w:r w:rsidRPr="00D95783">
        <w:rPr>
          <w:rFonts w:cstheme="minorHAnsi"/>
          <w:sz w:val="24"/>
          <w:szCs w:val="24"/>
        </w:rPr>
        <w:t xml:space="preserve">Pesticide Application Technology Laboratory </w:t>
      </w:r>
      <w:r>
        <w:rPr>
          <w:rFonts w:cstheme="minorHAnsi"/>
          <w:sz w:val="24"/>
          <w:szCs w:val="24"/>
        </w:rPr>
        <w:t xml:space="preserve">                                                                                                                       West Central Research, Education and Extension Center                                                                                                      North Platt</w:t>
      </w:r>
      <w:r w:rsidRPr="00D95783">
        <w:rPr>
          <w:rFonts w:cstheme="minorHAnsi"/>
          <w:sz w:val="24"/>
          <w:szCs w:val="24"/>
        </w:rPr>
        <w:t>e</w:t>
      </w:r>
      <w:r>
        <w:rPr>
          <w:rFonts w:cstheme="minorHAnsi"/>
          <w:sz w:val="24"/>
          <w:szCs w:val="24"/>
        </w:rPr>
        <w:t>, Nebraska</w:t>
      </w:r>
    </w:p>
    <w:p w14:paraId="02F975AF" w14:textId="77777777" w:rsidR="00DE3658" w:rsidRDefault="00DE3658" w:rsidP="00AF1C3E">
      <w:pPr>
        <w:rPr>
          <w:rFonts w:cstheme="minorHAnsi"/>
          <w:b/>
          <w:bCs/>
          <w:sz w:val="24"/>
          <w:szCs w:val="24"/>
        </w:rPr>
      </w:pPr>
    </w:p>
    <w:p w14:paraId="1702B7E5" w14:textId="77777777" w:rsidR="00217037" w:rsidRDefault="00217037" w:rsidP="00AF1C3E">
      <w:pPr>
        <w:rPr>
          <w:rFonts w:cstheme="minorHAnsi"/>
          <w:b/>
          <w:bCs/>
          <w:sz w:val="24"/>
          <w:szCs w:val="24"/>
        </w:rPr>
      </w:pPr>
    </w:p>
    <w:p w14:paraId="127CA45F" w14:textId="77777777" w:rsidR="00217037" w:rsidRDefault="00217037" w:rsidP="00AF1C3E">
      <w:pPr>
        <w:rPr>
          <w:rFonts w:cstheme="minorHAnsi"/>
          <w:b/>
          <w:bCs/>
          <w:sz w:val="24"/>
          <w:szCs w:val="24"/>
        </w:rPr>
      </w:pPr>
    </w:p>
    <w:p w14:paraId="5A631BB1" w14:textId="77777777" w:rsidR="00217037" w:rsidRDefault="00217037" w:rsidP="00AF1C3E">
      <w:pPr>
        <w:rPr>
          <w:rFonts w:cstheme="minorHAnsi"/>
          <w:b/>
          <w:bCs/>
          <w:sz w:val="24"/>
          <w:szCs w:val="24"/>
        </w:rPr>
      </w:pPr>
    </w:p>
    <w:p w14:paraId="1839EB6F" w14:textId="77777777" w:rsidR="00217037" w:rsidRDefault="00217037" w:rsidP="00AF1C3E">
      <w:pPr>
        <w:rPr>
          <w:rFonts w:cstheme="minorHAnsi"/>
          <w:b/>
          <w:bCs/>
          <w:sz w:val="24"/>
          <w:szCs w:val="24"/>
        </w:rPr>
      </w:pPr>
    </w:p>
    <w:p w14:paraId="659C6E85" w14:textId="272A2E2B" w:rsidR="00AF1C3E" w:rsidRDefault="00AF1C3E" w:rsidP="00AF1C3E">
      <w:pPr>
        <w:rPr>
          <w:rFonts w:cstheme="minorHAnsi"/>
          <w:b/>
          <w:bCs/>
          <w:sz w:val="24"/>
          <w:szCs w:val="24"/>
        </w:rPr>
      </w:pPr>
      <w:r>
        <w:rPr>
          <w:rFonts w:cstheme="minorHAnsi"/>
          <w:b/>
          <w:bCs/>
          <w:sz w:val="24"/>
          <w:szCs w:val="24"/>
        </w:rPr>
        <w:t>Selected Nozzle Designs</w:t>
      </w:r>
    </w:p>
    <w:p w14:paraId="3D48D742" w14:textId="5F7FBEF3" w:rsidR="00AF1C3E" w:rsidRDefault="00AF1C3E" w:rsidP="00AF1C3E">
      <w:pPr>
        <w:rPr>
          <w:rFonts w:cstheme="minorHAnsi"/>
          <w:bCs/>
          <w:sz w:val="24"/>
        </w:rPr>
      </w:pPr>
      <w:r>
        <w:rPr>
          <w:rFonts w:cstheme="minorHAnsi"/>
          <w:bCs/>
          <w:sz w:val="24"/>
        </w:rPr>
        <w:t xml:space="preserve">There are currently four nozzles to be used in this testing. These nozzles represent the primary nozzle designs </w:t>
      </w:r>
      <w:proofErr w:type="gramStart"/>
      <w:r>
        <w:rPr>
          <w:rFonts w:cstheme="minorHAnsi"/>
          <w:bCs/>
          <w:sz w:val="24"/>
        </w:rPr>
        <w:t>most commonly used</w:t>
      </w:r>
      <w:proofErr w:type="gramEnd"/>
      <w:r>
        <w:rPr>
          <w:rFonts w:cstheme="minorHAnsi"/>
          <w:bCs/>
          <w:sz w:val="24"/>
        </w:rPr>
        <w:t xml:space="preserve"> in ground applications of crop protection products. Included nozzle designs </w:t>
      </w:r>
      <w:proofErr w:type="gramStart"/>
      <w:r>
        <w:rPr>
          <w:rFonts w:cstheme="minorHAnsi"/>
          <w:bCs/>
          <w:sz w:val="24"/>
        </w:rPr>
        <w:t>are:</w:t>
      </w:r>
      <w:proofErr w:type="gramEnd"/>
      <w:r>
        <w:rPr>
          <w:rFonts w:cstheme="minorHAnsi"/>
          <w:bCs/>
          <w:sz w:val="24"/>
        </w:rPr>
        <w:t xml:space="preserve"> single orifice flat fan nozzle, turbulence chamber nozzle, air-inducted flat fan nozzle and an air-inducted turbulence chamber nozzle</w:t>
      </w:r>
      <w:ins w:id="0" w:author="Brad Fritz" w:date="2023-02-13T09:08:00Z">
        <w:r w:rsidR="00BC69B7">
          <w:rPr>
            <w:rFonts w:cstheme="minorHAnsi"/>
            <w:bCs/>
            <w:sz w:val="24"/>
          </w:rPr>
          <w:t xml:space="preserve">, specifically these nozzles are manufactured by </w:t>
        </w:r>
        <w:proofErr w:type="spellStart"/>
        <w:r w:rsidR="00BC69B7">
          <w:rPr>
            <w:rFonts w:cstheme="minorHAnsi"/>
            <w:bCs/>
            <w:sz w:val="24"/>
          </w:rPr>
          <w:t>TeeJet</w:t>
        </w:r>
        <w:proofErr w:type="spellEnd"/>
        <w:r w:rsidR="00BC69B7">
          <w:rPr>
            <w:rFonts w:cstheme="minorHAnsi"/>
            <w:bCs/>
            <w:sz w:val="24"/>
          </w:rPr>
          <w:t xml:space="preserve"> and are denoted as XR11004, </w:t>
        </w:r>
      </w:ins>
      <w:ins w:id="1" w:author="Brad Fritz" w:date="2023-02-13T09:09:00Z">
        <w:r w:rsidR="00BC69B7">
          <w:rPr>
            <w:rFonts w:cstheme="minorHAnsi"/>
            <w:bCs/>
            <w:sz w:val="24"/>
          </w:rPr>
          <w:t xml:space="preserve">TT11004, </w:t>
        </w:r>
      </w:ins>
      <w:ins w:id="2" w:author="Brad Fritz" w:date="2023-02-13T09:08:00Z">
        <w:r w:rsidR="00BC69B7">
          <w:rPr>
            <w:rFonts w:cstheme="minorHAnsi"/>
            <w:bCs/>
            <w:sz w:val="24"/>
          </w:rPr>
          <w:t>AIXR1100</w:t>
        </w:r>
      </w:ins>
      <w:ins w:id="3" w:author="Brad Fritz" w:date="2023-02-13T09:09:00Z">
        <w:r w:rsidR="00BC69B7">
          <w:rPr>
            <w:rFonts w:cstheme="minorHAnsi"/>
            <w:bCs/>
            <w:sz w:val="24"/>
          </w:rPr>
          <w:t xml:space="preserve">4, and TTI11004, </w:t>
        </w:r>
        <w:proofErr w:type="spellStart"/>
        <w:r w:rsidR="00BC69B7">
          <w:rPr>
            <w:rFonts w:cstheme="minorHAnsi"/>
            <w:bCs/>
            <w:sz w:val="24"/>
          </w:rPr>
          <w:t>resepectively</w:t>
        </w:r>
      </w:ins>
      <w:proofErr w:type="spellEnd"/>
      <w:r>
        <w:rPr>
          <w:rFonts w:cstheme="minorHAnsi"/>
          <w:bCs/>
          <w:sz w:val="24"/>
        </w:rPr>
        <w:t>.</w:t>
      </w:r>
    </w:p>
    <w:p w14:paraId="2E76CAE1" w14:textId="77777777" w:rsidR="00AF1C3E" w:rsidRDefault="00AF1C3E" w:rsidP="00AF1C3E">
      <w:pPr>
        <w:rPr>
          <w:rFonts w:cstheme="minorHAnsi"/>
          <w:bCs/>
          <w:sz w:val="24"/>
        </w:rPr>
      </w:pPr>
      <w:r>
        <w:rPr>
          <w:rFonts w:cstheme="minorHAnsi"/>
          <w:bCs/>
          <w:sz w:val="24"/>
        </w:rPr>
        <w:t>Additional nozzles may be approved and added in the future.</w:t>
      </w:r>
    </w:p>
    <w:p w14:paraId="0D0EA9D9" w14:textId="77777777" w:rsidR="00DE3658" w:rsidRDefault="00DE3658" w:rsidP="00AF1C3E">
      <w:pPr>
        <w:rPr>
          <w:rFonts w:cstheme="minorHAnsi"/>
          <w:b/>
          <w:bCs/>
          <w:sz w:val="24"/>
          <w:szCs w:val="24"/>
        </w:rPr>
      </w:pPr>
    </w:p>
    <w:p w14:paraId="1E51F3A8" w14:textId="372477A4" w:rsidR="00AF1C3E" w:rsidRDefault="00AF1C3E" w:rsidP="00AF1C3E">
      <w:pPr>
        <w:rPr>
          <w:rFonts w:cstheme="minorHAnsi"/>
          <w:b/>
          <w:bCs/>
          <w:sz w:val="24"/>
          <w:szCs w:val="24"/>
        </w:rPr>
      </w:pPr>
      <w:r>
        <w:rPr>
          <w:rFonts w:cstheme="minorHAnsi"/>
          <w:b/>
          <w:bCs/>
          <w:sz w:val="24"/>
          <w:szCs w:val="24"/>
        </w:rPr>
        <w:t>Selected Pesticide Formulations</w:t>
      </w:r>
    </w:p>
    <w:p w14:paraId="48FD264F" w14:textId="69897B72" w:rsidR="00AF1C3E" w:rsidRDefault="00AF1C3E" w:rsidP="00AF1C3E">
      <w:pPr>
        <w:rPr>
          <w:rFonts w:cstheme="minorHAnsi"/>
          <w:bCs/>
          <w:sz w:val="24"/>
        </w:rPr>
      </w:pPr>
      <w:r>
        <w:rPr>
          <w:rFonts w:cstheme="minorHAnsi"/>
          <w:bCs/>
          <w:sz w:val="24"/>
        </w:rPr>
        <w:t>Four of the most widely utilized pesticide formulations are</w:t>
      </w:r>
      <w:ins w:id="4" w:author="Brad Fritz" w:date="2023-02-13T09:09:00Z">
        <w:r w:rsidR="00BC69B7">
          <w:rPr>
            <w:rFonts w:cstheme="minorHAnsi"/>
            <w:bCs/>
            <w:sz w:val="24"/>
          </w:rPr>
          <w:t>:</w:t>
        </w:r>
      </w:ins>
      <w:del w:id="5" w:author="Brad Fritz" w:date="2023-02-13T09:09:00Z">
        <w:r w:rsidDel="00BC69B7">
          <w:rPr>
            <w:rFonts w:cstheme="minorHAnsi"/>
            <w:bCs/>
            <w:sz w:val="24"/>
          </w:rPr>
          <w:delText>;</w:delText>
        </w:r>
      </w:del>
      <w:r>
        <w:rPr>
          <w:rFonts w:cstheme="minorHAnsi"/>
          <w:bCs/>
          <w:sz w:val="24"/>
        </w:rPr>
        <w:t xml:space="preserve"> Soluble Liquids (SL), </w:t>
      </w:r>
      <w:proofErr w:type="spellStart"/>
      <w:r>
        <w:rPr>
          <w:rFonts w:cstheme="minorHAnsi"/>
          <w:bCs/>
          <w:sz w:val="24"/>
        </w:rPr>
        <w:t>Emulsifiable</w:t>
      </w:r>
      <w:proofErr w:type="spellEnd"/>
      <w:r>
        <w:rPr>
          <w:rFonts w:cstheme="minorHAnsi"/>
          <w:bCs/>
          <w:sz w:val="24"/>
        </w:rPr>
        <w:t xml:space="preserve"> Concentrates (EC), Suspension Concentrates (SC) and Water Dispersible Granules (WDG). Literature results show that SC and granule formulations have minimal impact on the spray droplet spectrum. However, the inert systems in both SL and EC formulations play a significant role on influencing droplet spectrum as well as interacting with various types of spray modifier agents. </w:t>
      </w:r>
    </w:p>
    <w:p w14:paraId="32B379F8" w14:textId="7A025A88" w:rsidR="00AF1C3E" w:rsidRDefault="00AF1C3E" w:rsidP="00AF1C3E">
      <w:pPr>
        <w:spacing w:before="240"/>
        <w:rPr>
          <w:rFonts w:cstheme="minorHAnsi"/>
          <w:bCs/>
          <w:sz w:val="24"/>
        </w:rPr>
      </w:pPr>
      <w:r>
        <w:rPr>
          <w:rFonts w:cstheme="minorHAnsi"/>
          <w:bCs/>
          <w:sz w:val="24"/>
        </w:rPr>
        <w:t xml:space="preserve">Based on this, the </w:t>
      </w:r>
      <w:r w:rsidRPr="00E41A74">
        <w:rPr>
          <w:rFonts w:cstheme="minorHAnsi"/>
          <w:bCs/>
          <w:sz w:val="24"/>
        </w:rPr>
        <w:t>following four pesticides</w:t>
      </w:r>
      <w:r>
        <w:rPr>
          <w:rFonts w:cstheme="minorHAnsi"/>
          <w:bCs/>
          <w:sz w:val="24"/>
        </w:rPr>
        <w:t xml:space="preserve"> were chosen to represent the</w:t>
      </w:r>
      <w:r w:rsidRPr="00E41A74">
        <w:rPr>
          <w:rFonts w:cstheme="minorHAnsi"/>
          <w:bCs/>
          <w:sz w:val="24"/>
        </w:rPr>
        <w:t xml:space="preserve"> different formulation types</w:t>
      </w:r>
      <w:r>
        <w:rPr>
          <w:rFonts w:cstheme="minorHAnsi"/>
          <w:bCs/>
          <w:sz w:val="24"/>
        </w:rPr>
        <w:t xml:space="preserve"> that have the greatest influence on spray droplet spectrum:  </w:t>
      </w:r>
    </w:p>
    <w:p w14:paraId="2A5AEDB2" w14:textId="77777777" w:rsidR="00AF1C3E" w:rsidRPr="00817F55" w:rsidRDefault="00AF1C3E" w:rsidP="00AF1C3E">
      <w:pPr>
        <w:pStyle w:val="ListParagraph"/>
        <w:numPr>
          <w:ilvl w:val="0"/>
          <w:numId w:val="2"/>
        </w:numPr>
        <w:rPr>
          <w:rFonts w:cstheme="minorHAnsi"/>
          <w:bCs/>
          <w:sz w:val="24"/>
        </w:rPr>
      </w:pPr>
      <w:r w:rsidRPr="00817F55">
        <w:rPr>
          <w:rFonts w:cstheme="minorHAnsi"/>
          <w:bCs/>
          <w:sz w:val="24"/>
        </w:rPr>
        <w:t>Headline</w:t>
      </w:r>
      <w:r>
        <w:rPr>
          <w:rFonts w:cstheme="minorHAnsi"/>
          <w:bCs/>
          <w:sz w:val="24"/>
        </w:rPr>
        <w:t>®</w:t>
      </w:r>
      <w:r w:rsidRPr="00817F55">
        <w:rPr>
          <w:rFonts w:cstheme="minorHAnsi"/>
          <w:bCs/>
          <w:sz w:val="24"/>
        </w:rPr>
        <w:t xml:space="preserve"> (EC) </w:t>
      </w:r>
    </w:p>
    <w:p w14:paraId="7D5D8DE4" w14:textId="77777777" w:rsidR="00AF1C3E" w:rsidRDefault="00AF1C3E" w:rsidP="00AF1C3E">
      <w:pPr>
        <w:pStyle w:val="ListParagraph"/>
        <w:numPr>
          <w:ilvl w:val="0"/>
          <w:numId w:val="2"/>
        </w:numPr>
        <w:rPr>
          <w:rFonts w:cstheme="minorHAnsi"/>
          <w:bCs/>
          <w:sz w:val="24"/>
        </w:rPr>
      </w:pPr>
      <w:r>
        <w:rPr>
          <w:rFonts w:cstheme="minorHAnsi"/>
          <w:bCs/>
          <w:sz w:val="24"/>
        </w:rPr>
        <w:t xml:space="preserve">Liberty® (SL formulated with anionic surfactant) </w:t>
      </w:r>
    </w:p>
    <w:p w14:paraId="091967EE" w14:textId="77777777" w:rsidR="00AF1C3E" w:rsidRDefault="00AF1C3E" w:rsidP="00AF1C3E">
      <w:pPr>
        <w:pStyle w:val="ListParagraph"/>
        <w:numPr>
          <w:ilvl w:val="0"/>
          <w:numId w:val="2"/>
        </w:numPr>
        <w:rPr>
          <w:rFonts w:cstheme="minorHAnsi"/>
          <w:bCs/>
          <w:sz w:val="24"/>
        </w:rPr>
      </w:pPr>
      <w:r>
        <w:rPr>
          <w:rFonts w:cstheme="minorHAnsi"/>
          <w:bCs/>
          <w:sz w:val="24"/>
        </w:rPr>
        <w:t xml:space="preserve">Roundup </w:t>
      </w:r>
      <w:proofErr w:type="spellStart"/>
      <w:r>
        <w:rPr>
          <w:rFonts w:cstheme="minorHAnsi"/>
          <w:bCs/>
          <w:sz w:val="24"/>
        </w:rPr>
        <w:t>PowerMax</w:t>
      </w:r>
      <w:proofErr w:type="spellEnd"/>
      <w:r>
        <w:rPr>
          <w:rFonts w:cstheme="minorHAnsi"/>
          <w:bCs/>
          <w:sz w:val="24"/>
        </w:rPr>
        <w:t>® (SL formulated with cationic surfactant)</w:t>
      </w:r>
    </w:p>
    <w:p w14:paraId="2EB4D1EE" w14:textId="77777777" w:rsidR="00AF1C3E" w:rsidRPr="00817F55" w:rsidRDefault="00AF1C3E" w:rsidP="00AF1C3E">
      <w:pPr>
        <w:pStyle w:val="ListParagraph"/>
        <w:numPr>
          <w:ilvl w:val="0"/>
          <w:numId w:val="2"/>
        </w:numPr>
        <w:rPr>
          <w:rFonts w:cstheme="minorHAnsi"/>
          <w:b/>
          <w:bCs/>
          <w:sz w:val="24"/>
          <w:szCs w:val="24"/>
        </w:rPr>
      </w:pPr>
      <w:r w:rsidRPr="00817F55">
        <w:rPr>
          <w:rFonts w:cstheme="minorHAnsi"/>
          <w:bCs/>
          <w:sz w:val="24"/>
        </w:rPr>
        <w:t>Shredder</w:t>
      </w:r>
      <w:r>
        <w:rPr>
          <w:rFonts w:cstheme="minorHAnsi"/>
          <w:bCs/>
          <w:sz w:val="24"/>
        </w:rPr>
        <w:t>® Amine 4</w:t>
      </w:r>
      <w:r w:rsidRPr="00817F55">
        <w:rPr>
          <w:rFonts w:cstheme="minorHAnsi"/>
          <w:bCs/>
          <w:sz w:val="24"/>
        </w:rPr>
        <w:t xml:space="preserve"> (SL</w:t>
      </w:r>
      <w:r>
        <w:rPr>
          <w:rFonts w:cstheme="minorHAnsi"/>
          <w:bCs/>
          <w:sz w:val="24"/>
        </w:rPr>
        <w:t xml:space="preserve"> with minimal </w:t>
      </w:r>
      <w:proofErr w:type="spellStart"/>
      <w:r>
        <w:rPr>
          <w:rFonts w:cstheme="minorHAnsi"/>
          <w:bCs/>
          <w:sz w:val="24"/>
        </w:rPr>
        <w:t>adjuvancy</w:t>
      </w:r>
      <w:proofErr w:type="spellEnd"/>
      <w:r w:rsidRPr="00817F55">
        <w:rPr>
          <w:rFonts w:cstheme="minorHAnsi"/>
          <w:bCs/>
          <w:sz w:val="24"/>
        </w:rPr>
        <w:t xml:space="preserve">) </w:t>
      </w:r>
    </w:p>
    <w:p w14:paraId="69E66157" w14:textId="77777777" w:rsidR="00AF1C3E" w:rsidRDefault="00AF1C3E" w:rsidP="00AF1C3E">
      <w:pPr>
        <w:rPr>
          <w:rFonts w:cstheme="minorHAnsi"/>
          <w:b/>
          <w:bCs/>
          <w:sz w:val="24"/>
          <w:szCs w:val="24"/>
        </w:rPr>
      </w:pPr>
      <w:r>
        <w:rPr>
          <w:rFonts w:cstheme="minorHAnsi"/>
          <w:b/>
          <w:bCs/>
          <w:sz w:val="24"/>
          <w:szCs w:val="24"/>
        </w:rPr>
        <w:t>Droplet Spectra Range</w:t>
      </w:r>
      <w:r w:rsidRPr="00C22F71">
        <w:rPr>
          <w:rFonts w:cstheme="minorHAnsi"/>
          <w:b/>
          <w:bCs/>
          <w:sz w:val="24"/>
          <w:szCs w:val="24"/>
        </w:rPr>
        <w:t xml:space="preserve"> </w:t>
      </w:r>
      <w:r>
        <w:rPr>
          <w:rFonts w:cstheme="minorHAnsi"/>
          <w:b/>
          <w:bCs/>
          <w:sz w:val="24"/>
          <w:szCs w:val="24"/>
        </w:rPr>
        <w:t>and Depiction of the Data</w:t>
      </w:r>
    </w:p>
    <w:p w14:paraId="46312431" w14:textId="71582D2A" w:rsidR="00AF1C3E" w:rsidRDefault="00AF1C3E" w:rsidP="00AF1C3E">
      <w:pPr>
        <w:rPr>
          <w:rFonts w:cstheme="minorHAnsi"/>
          <w:sz w:val="24"/>
          <w:szCs w:val="24"/>
        </w:rPr>
      </w:pPr>
      <w:r>
        <w:rPr>
          <w:rFonts w:cstheme="minorHAnsi"/>
          <w:sz w:val="24"/>
          <w:szCs w:val="24"/>
        </w:rPr>
        <w:t xml:space="preserve">Industry experts have concluded a specific spray droplet size range to be “effective” for ensuring deposition and retention of the spray solution on plant leaf surfaces. Based on this established range, the following categories will be used to characterize each tested nozzle, pesticide, adjuvant combination:  </w:t>
      </w:r>
    </w:p>
    <w:p w14:paraId="6646409E" w14:textId="130DD6E7" w:rsidR="00AF1C3E" w:rsidRDefault="001C7576" w:rsidP="00AF1C3E">
      <w:pPr>
        <w:pStyle w:val="ListParagraph"/>
        <w:numPr>
          <w:ilvl w:val="0"/>
          <w:numId w:val="5"/>
        </w:numPr>
        <w:rPr>
          <w:rFonts w:cstheme="minorHAnsi"/>
          <w:sz w:val="24"/>
          <w:szCs w:val="24"/>
        </w:rPr>
      </w:pPr>
      <w:r>
        <w:rPr>
          <w:rFonts w:cstheme="minorHAnsi"/>
          <w:noProof/>
          <w:sz w:val="24"/>
          <w:szCs w:val="24"/>
        </w:rPr>
        <w:drawing>
          <wp:anchor distT="0" distB="0" distL="114300" distR="114300" simplePos="0" relativeHeight="251659264" behindDoc="1" locked="0" layoutInCell="1" allowOverlap="1" wp14:anchorId="28373DE0" wp14:editId="3CAAA532">
            <wp:simplePos x="0" y="0"/>
            <wp:positionH relativeFrom="margin">
              <wp:posOffset>3743325</wp:posOffset>
            </wp:positionH>
            <wp:positionV relativeFrom="paragraph">
              <wp:posOffset>109855</wp:posOffset>
            </wp:positionV>
            <wp:extent cx="2819400" cy="1786255"/>
            <wp:effectExtent l="0" t="0" r="0" b="4445"/>
            <wp:wrapTight wrapText="bothSides">
              <wp:wrapPolygon edited="0">
                <wp:start x="0" y="0"/>
                <wp:lineTo x="0" y="21423"/>
                <wp:lineTo x="21454" y="21423"/>
                <wp:lineTo x="21454" y="0"/>
                <wp:lineTo x="0" y="0"/>
              </wp:wrapPolygon>
            </wp:wrapTight>
            <wp:docPr id="2" name="Picture 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circ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9400" cy="1786255"/>
                    </a:xfrm>
                    <a:prstGeom prst="rect">
                      <a:avLst/>
                    </a:prstGeom>
                    <a:noFill/>
                  </pic:spPr>
                </pic:pic>
              </a:graphicData>
            </a:graphic>
            <wp14:sizeRelH relativeFrom="margin">
              <wp14:pctWidth>0</wp14:pctWidth>
            </wp14:sizeRelH>
            <wp14:sizeRelV relativeFrom="margin">
              <wp14:pctHeight>0</wp14:pctHeight>
            </wp14:sizeRelV>
          </wp:anchor>
        </w:drawing>
      </w:r>
      <w:r w:rsidR="00AF1C3E">
        <w:rPr>
          <w:rFonts w:cstheme="minorHAnsi"/>
          <w:sz w:val="24"/>
          <w:szCs w:val="24"/>
        </w:rPr>
        <w:t xml:space="preserve">% Too Small - % of spray volume less than 164 </w:t>
      </w:r>
      <m:oMath>
        <m:r>
          <m:rPr>
            <m:sty m:val="p"/>
          </m:rPr>
          <w:rPr>
            <w:rFonts w:ascii="Cambria Math" w:hAnsi="Cambria Math" w:cstheme="minorHAnsi"/>
            <w:sz w:val="24"/>
            <w:szCs w:val="24"/>
          </w:rPr>
          <m:t>μ</m:t>
        </m:r>
      </m:oMath>
      <w:r w:rsidR="00AF1C3E">
        <w:rPr>
          <w:rFonts w:cstheme="minorHAnsi"/>
          <w:sz w:val="24"/>
          <w:szCs w:val="24"/>
        </w:rPr>
        <w:t xml:space="preserve">m </w:t>
      </w:r>
      <w:bookmarkStart w:id="6" w:name="_Hlk89957605"/>
    </w:p>
    <w:p w14:paraId="3029DEEB" w14:textId="089587BB" w:rsidR="00AF1C3E" w:rsidRDefault="00AF1C3E" w:rsidP="00AF1C3E">
      <w:pPr>
        <w:pStyle w:val="ListParagraph"/>
        <w:numPr>
          <w:ilvl w:val="0"/>
          <w:numId w:val="5"/>
        </w:numPr>
        <w:rPr>
          <w:rFonts w:cstheme="minorHAnsi"/>
          <w:sz w:val="24"/>
          <w:szCs w:val="24"/>
        </w:rPr>
      </w:pPr>
      <w:r>
        <w:rPr>
          <w:rFonts w:cstheme="minorHAnsi"/>
          <w:sz w:val="24"/>
          <w:szCs w:val="24"/>
        </w:rPr>
        <w:t xml:space="preserve">% Effective - % of spray volume between 164 </w:t>
      </w:r>
      <m:oMath>
        <m:r>
          <m:rPr>
            <m:sty m:val="p"/>
          </m:rPr>
          <w:rPr>
            <w:rFonts w:ascii="Cambria Math" w:hAnsi="Cambria Math" w:cstheme="minorHAnsi"/>
            <w:sz w:val="24"/>
            <w:szCs w:val="24"/>
          </w:rPr>
          <m:t>μ</m:t>
        </m:r>
      </m:oMath>
      <w:r>
        <w:rPr>
          <w:rFonts w:cstheme="minorHAnsi"/>
          <w:sz w:val="24"/>
          <w:szCs w:val="24"/>
        </w:rPr>
        <w:t xml:space="preserve">m </w:t>
      </w:r>
      <w:bookmarkEnd w:id="6"/>
      <w:r>
        <w:rPr>
          <w:rFonts w:cstheme="minorHAnsi"/>
          <w:sz w:val="24"/>
          <w:szCs w:val="24"/>
        </w:rPr>
        <w:t>to 836</w:t>
      </w:r>
      <w:r w:rsidRPr="00876ED6">
        <w:rPr>
          <w:rFonts w:ascii="Cambria Math" w:hAnsi="Cambria Math" w:cstheme="minorHAnsi"/>
          <w:iCs/>
          <w:sz w:val="24"/>
          <w:szCs w:val="24"/>
        </w:rPr>
        <w:t xml:space="preserve"> </w:t>
      </w:r>
      <m:oMath>
        <m:r>
          <m:rPr>
            <m:sty m:val="p"/>
          </m:rPr>
          <w:rPr>
            <w:rFonts w:ascii="Cambria Math" w:hAnsi="Cambria Math" w:cstheme="minorHAnsi"/>
            <w:sz w:val="24"/>
            <w:szCs w:val="24"/>
          </w:rPr>
          <m:t>μ</m:t>
        </m:r>
      </m:oMath>
      <w:r>
        <w:rPr>
          <w:rFonts w:cstheme="minorHAnsi"/>
          <w:sz w:val="24"/>
          <w:szCs w:val="24"/>
        </w:rPr>
        <w:t>m</w:t>
      </w:r>
    </w:p>
    <w:p w14:paraId="515997F7" w14:textId="43926F4A" w:rsidR="00AF1C3E" w:rsidRDefault="00AF1C3E" w:rsidP="00AF1C3E">
      <w:pPr>
        <w:pStyle w:val="ListParagraph"/>
        <w:numPr>
          <w:ilvl w:val="0"/>
          <w:numId w:val="5"/>
        </w:numPr>
        <w:rPr>
          <w:ins w:id="7" w:author="Brad Fritz" w:date="2023-02-13T09:11:00Z"/>
          <w:rFonts w:cstheme="minorHAnsi"/>
          <w:sz w:val="24"/>
          <w:szCs w:val="24"/>
        </w:rPr>
      </w:pPr>
      <w:r>
        <w:rPr>
          <w:rFonts w:cstheme="minorHAnsi"/>
          <w:sz w:val="24"/>
          <w:szCs w:val="24"/>
        </w:rPr>
        <w:t>% Too Big - % of spray volume greater than 836</w:t>
      </w:r>
      <w:r w:rsidRPr="00876ED6">
        <w:rPr>
          <w:rFonts w:ascii="Cambria Math" w:hAnsi="Cambria Math" w:cstheme="minorHAnsi"/>
          <w:iCs/>
          <w:sz w:val="24"/>
          <w:szCs w:val="24"/>
        </w:rPr>
        <w:t xml:space="preserve"> </w:t>
      </w:r>
      <m:oMath>
        <m:r>
          <m:rPr>
            <m:sty m:val="p"/>
          </m:rPr>
          <w:rPr>
            <w:rFonts w:ascii="Cambria Math" w:hAnsi="Cambria Math" w:cstheme="minorHAnsi"/>
            <w:sz w:val="24"/>
            <w:szCs w:val="24"/>
          </w:rPr>
          <m:t>μ</m:t>
        </m:r>
      </m:oMath>
      <w:r>
        <w:rPr>
          <w:rFonts w:cstheme="minorHAnsi"/>
          <w:sz w:val="24"/>
          <w:szCs w:val="24"/>
        </w:rPr>
        <w:t>m</w:t>
      </w:r>
    </w:p>
    <w:p w14:paraId="63C43D5A" w14:textId="236F2081" w:rsidR="00BC69B7" w:rsidRPr="00BC69B7" w:rsidRDefault="00BC69B7" w:rsidP="00BC69B7">
      <w:pPr>
        <w:rPr>
          <w:rFonts w:cstheme="minorHAnsi"/>
          <w:sz w:val="24"/>
          <w:szCs w:val="24"/>
          <w:rPrChange w:id="8" w:author="Brad Fritz" w:date="2023-02-13T09:11:00Z">
            <w:rPr/>
          </w:rPrChange>
        </w:rPr>
        <w:pPrChange w:id="9" w:author="Brad Fritz" w:date="2023-02-13T09:11:00Z">
          <w:pPr>
            <w:pStyle w:val="ListParagraph"/>
            <w:numPr>
              <w:numId w:val="5"/>
            </w:numPr>
            <w:ind w:hanging="360"/>
          </w:pPr>
        </w:pPrChange>
      </w:pPr>
      <w:ins w:id="10" w:author="Brad Fritz" w:date="2023-02-13T09:11:00Z">
        <w:r>
          <w:rPr>
            <w:rFonts w:cstheme="minorHAnsi"/>
            <w:sz w:val="24"/>
            <w:szCs w:val="24"/>
          </w:rPr>
          <w:t xml:space="preserve">These values are derived from the </w:t>
        </w:r>
      </w:ins>
      <w:ins w:id="11" w:author="Brad Fritz" w:date="2023-02-13T09:12:00Z">
        <w:r>
          <w:rPr>
            <w:rFonts w:cstheme="minorHAnsi"/>
            <w:sz w:val="24"/>
            <w:szCs w:val="24"/>
          </w:rPr>
          <w:t xml:space="preserve">ASABE S572.3 </w:t>
        </w:r>
      </w:ins>
      <w:ins w:id="12" w:author="Brad Fritz" w:date="2023-02-13T09:11:00Z">
        <w:r>
          <w:rPr>
            <w:rFonts w:cstheme="minorHAnsi"/>
            <w:sz w:val="24"/>
            <w:szCs w:val="24"/>
          </w:rPr>
          <w:t>reference nozzle data</w:t>
        </w:r>
      </w:ins>
      <w:ins w:id="13" w:author="Brad Fritz" w:date="2023-02-13T09:12:00Z">
        <w:r>
          <w:rPr>
            <w:rFonts w:cstheme="minorHAnsi"/>
            <w:sz w:val="24"/>
            <w:szCs w:val="24"/>
          </w:rPr>
          <w:t xml:space="preserve">.  </w:t>
        </w:r>
        <w:r>
          <w:rPr>
            <w:sz w:val="24"/>
            <w:szCs w:val="24"/>
          </w:rPr>
          <w:t>The 164 um is the DV10 value of the Medium/Coarse boundary reference nozzle (TP11006 at 29 p</w:t>
        </w:r>
        <w:r>
          <w:rPr>
            <w:sz w:val="24"/>
            <w:szCs w:val="24"/>
          </w:rPr>
          <w:t>si</w:t>
        </w:r>
        <w:proofErr w:type="gramStart"/>
        <w:r>
          <w:rPr>
            <w:sz w:val="24"/>
            <w:szCs w:val="24"/>
          </w:rPr>
          <w:t>)</w:t>
        </w:r>
        <w:proofErr w:type="gramEnd"/>
        <w:r>
          <w:rPr>
            <w:sz w:val="24"/>
            <w:szCs w:val="24"/>
          </w:rPr>
          <w:t xml:space="preserve"> and the 836 um </w:t>
        </w:r>
      </w:ins>
      <w:ins w:id="14" w:author="Brad Fritz" w:date="2023-02-13T09:14:00Z">
        <w:r>
          <w:rPr>
            <w:sz w:val="24"/>
            <w:szCs w:val="24"/>
          </w:rPr>
          <w:t xml:space="preserve">is the average of the </w:t>
        </w:r>
        <w:r>
          <w:t xml:space="preserve">DV90 </w:t>
        </w:r>
        <w:r>
          <w:t xml:space="preserve">values of the </w:t>
        </w:r>
      </w:ins>
      <w:ins w:id="15" w:author="Brad Fritz" w:date="2023-02-13T09:15:00Z">
        <w:r>
          <w:t xml:space="preserve">C/VC nozzle (8008) and the XC/UC nozzle </w:t>
        </w:r>
      </w:ins>
      <w:ins w:id="16" w:author="Brad Fritz" w:date="2023-02-13T09:14:00Z">
        <w:r>
          <w:t>(6510)</w:t>
        </w:r>
      </w:ins>
      <w:ins w:id="17" w:author="Brad Fritz" w:date="2023-02-13T09:16:00Z">
        <w:r>
          <w:t xml:space="preserve">.  Note that care should be taken to use the most current version of the S572 standard, as the spray pressures for the three coarsest nozzles were lowered compared to the </w:t>
        </w:r>
      </w:ins>
      <w:ins w:id="18" w:author="Brad Fritz" w:date="2023-02-13T09:17:00Z">
        <w:r>
          <w:t>previous version (S572.2) resulting in significantly larger droplet size values.</w:t>
        </w:r>
      </w:ins>
    </w:p>
    <w:p w14:paraId="7527BA37" w14:textId="77777777" w:rsidR="00AF1C3E" w:rsidRDefault="00AF1C3E" w:rsidP="00AF1C3E">
      <w:pPr>
        <w:rPr>
          <w:rFonts w:cstheme="minorHAnsi"/>
          <w:sz w:val="24"/>
          <w:szCs w:val="24"/>
        </w:rPr>
      </w:pPr>
      <w:r>
        <w:rPr>
          <w:rFonts w:cstheme="minorHAnsi"/>
          <w:noProof/>
          <w:sz w:val="24"/>
          <w:szCs w:val="24"/>
        </w:rPr>
        <w:lastRenderedPageBreak/>
        <w:t>Data will be depicted for each combination tested using a “droplet spectra diagram” as shown here. For consistency,  this is the only acceptable format for portrayal of the data generated under the Application Enhancement Program.</w:t>
      </w:r>
      <w:r>
        <w:rPr>
          <w:rFonts w:cstheme="minorHAnsi"/>
          <w:noProof/>
          <w:sz w:val="24"/>
          <w:szCs w:val="24"/>
        </w:rPr>
        <w:tab/>
      </w:r>
    </w:p>
    <w:p w14:paraId="6EA034AA" w14:textId="77777777" w:rsidR="00217037" w:rsidDel="00BC69B7" w:rsidRDefault="00217037" w:rsidP="00AF1C3E">
      <w:pPr>
        <w:rPr>
          <w:del w:id="19" w:author="Brad Fritz" w:date="2023-02-13T09:17:00Z"/>
          <w:rFonts w:cstheme="minorHAnsi"/>
          <w:b/>
          <w:bCs/>
          <w:sz w:val="24"/>
          <w:szCs w:val="24"/>
        </w:rPr>
      </w:pPr>
    </w:p>
    <w:p w14:paraId="1B4EAF17" w14:textId="77777777" w:rsidR="00217037" w:rsidDel="00BC69B7" w:rsidRDefault="00217037" w:rsidP="00AF1C3E">
      <w:pPr>
        <w:rPr>
          <w:del w:id="20" w:author="Brad Fritz" w:date="2023-02-13T09:17:00Z"/>
          <w:rFonts w:cstheme="minorHAnsi"/>
          <w:b/>
          <w:bCs/>
          <w:sz w:val="24"/>
          <w:szCs w:val="24"/>
        </w:rPr>
      </w:pPr>
    </w:p>
    <w:p w14:paraId="71821285" w14:textId="77777777" w:rsidR="00217037" w:rsidRDefault="00217037" w:rsidP="00AF1C3E">
      <w:pPr>
        <w:rPr>
          <w:rFonts w:cstheme="minorHAnsi"/>
          <w:b/>
          <w:bCs/>
          <w:sz w:val="24"/>
          <w:szCs w:val="24"/>
        </w:rPr>
      </w:pPr>
    </w:p>
    <w:p w14:paraId="69D8E5E6" w14:textId="77777777" w:rsidR="00217037" w:rsidRDefault="00217037" w:rsidP="00AF1C3E">
      <w:pPr>
        <w:rPr>
          <w:rFonts w:cstheme="minorHAnsi"/>
          <w:b/>
          <w:bCs/>
          <w:sz w:val="24"/>
          <w:szCs w:val="24"/>
        </w:rPr>
      </w:pPr>
    </w:p>
    <w:p w14:paraId="101FC7DE" w14:textId="260D5DEC" w:rsidR="00AF1C3E" w:rsidRPr="00603D30" w:rsidRDefault="00AF1C3E" w:rsidP="00AF1C3E">
      <w:pPr>
        <w:rPr>
          <w:rFonts w:cstheme="minorHAnsi"/>
          <w:b/>
          <w:bCs/>
          <w:sz w:val="24"/>
          <w:szCs w:val="24"/>
        </w:rPr>
      </w:pPr>
      <w:r w:rsidRPr="00603D30">
        <w:rPr>
          <w:rFonts w:cstheme="minorHAnsi"/>
          <w:b/>
          <w:bCs/>
          <w:sz w:val="24"/>
          <w:szCs w:val="24"/>
        </w:rPr>
        <w:t>Application Instrument and Conditions</w:t>
      </w:r>
    </w:p>
    <w:p w14:paraId="2E435B1A" w14:textId="77777777" w:rsidR="00AF1C3E" w:rsidRDefault="00AF1C3E" w:rsidP="00AF1C3E">
      <w:pPr>
        <w:rPr>
          <w:rFonts w:cstheme="minorHAnsi"/>
          <w:sz w:val="24"/>
          <w:szCs w:val="24"/>
        </w:rPr>
      </w:pPr>
      <w:r w:rsidRPr="00603D30">
        <w:rPr>
          <w:rFonts w:cstheme="minorHAnsi"/>
          <w:sz w:val="24"/>
          <w:szCs w:val="24"/>
        </w:rPr>
        <w:t xml:space="preserve">Four nozzles and </w:t>
      </w:r>
      <w:r>
        <w:rPr>
          <w:rFonts w:cstheme="minorHAnsi"/>
          <w:sz w:val="24"/>
          <w:szCs w:val="24"/>
        </w:rPr>
        <w:t xml:space="preserve">a total of </w:t>
      </w:r>
      <w:r w:rsidRPr="00603D30">
        <w:rPr>
          <w:rFonts w:cstheme="minorHAnsi"/>
          <w:sz w:val="24"/>
          <w:szCs w:val="24"/>
        </w:rPr>
        <w:t xml:space="preserve">twenty spray solutions are to </w:t>
      </w:r>
      <w:r>
        <w:rPr>
          <w:rFonts w:cstheme="minorHAnsi"/>
          <w:sz w:val="24"/>
          <w:szCs w:val="24"/>
        </w:rPr>
        <w:t xml:space="preserve">be </w:t>
      </w:r>
      <w:r w:rsidRPr="00603D30">
        <w:rPr>
          <w:rFonts w:cstheme="minorHAnsi"/>
          <w:sz w:val="24"/>
          <w:szCs w:val="24"/>
        </w:rPr>
        <w:t>analyze</w:t>
      </w:r>
      <w:r>
        <w:rPr>
          <w:rFonts w:cstheme="minorHAnsi"/>
          <w:sz w:val="24"/>
          <w:szCs w:val="24"/>
        </w:rPr>
        <w:t>d</w:t>
      </w:r>
      <w:r w:rsidRPr="00603D30">
        <w:rPr>
          <w:rFonts w:cstheme="minorHAnsi"/>
          <w:sz w:val="24"/>
          <w:szCs w:val="24"/>
        </w:rPr>
        <w:t xml:space="preserve"> with a </w:t>
      </w:r>
      <w:proofErr w:type="spellStart"/>
      <w:r w:rsidRPr="00603D30">
        <w:rPr>
          <w:rFonts w:cstheme="minorHAnsi"/>
          <w:sz w:val="24"/>
          <w:szCs w:val="24"/>
        </w:rPr>
        <w:t>Sympatec</w:t>
      </w:r>
      <w:proofErr w:type="spellEnd"/>
      <w:r w:rsidRPr="00603D30">
        <w:rPr>
          <w:rFonts w:cstheme="minorHAnsi"/>
          <w:sz w:val="24"/>
          <w:szCs w:val="24"/>
        </w:rPr>
        <w:t xml:space="preserve"> </w:t>
      </w:r>
      <w:proofErr w:type="spellStart"/>
      <w:r w:rsidRPr="00603D30">
        <w:rPr>
          <w:rFonts w:cstheme="minorHAnsi"/>
          <w:sz w:val="24"/>
          <w:szCs w:val="24"/>
        </w:rPr>
        <w:t>Helos</w:t>
      </w:r>
      <w:proofErr w:type="spellEnd"/>
      <w:r w:rsidRPr="00603D30">
        <w:rPr>
          <w:rFonts w:cstheme="minorHAnsi"/>
          <w:sz w:val="24"/>
          <w:szCs w:val="24"/>
        </w:rPr>
        <w:t xml:space="preserve"> </w:t>
      </w:r>
      <w:proofErr w:type="spellStart"/>
      <w:r w:rsidRPr="00603D30">
        <w:rPr>
          <w:rFonts w:cstheme="minorHAnsi"/>
          <w:sz w:val="24"/>
          <w:szCs w:val="24"/>
        </w:rPr>
        <w:t>Vario</w:t>
      </w:r>
      <w:proofErr w:type="spellEnd"/>
      <w:r w:rsidRPr="00603D30">
        <w:rPr>
          <w:rFonts w:cstheme="minorHAnsi"/>
          <w:sz w:val="24"/>
          <w:szCs w:val="24"/>
        </w:rPr>
        <w:t xml:space="preserve"> KR laser diffraction, particle size analyzer in a low speed (15 mph air flow) wind tunnel.  With the R7 lens installed, it can detect particle sizes rang</w:t>
      </w:r>
      <w:r>
        <w:rPr>
          <w:rFonts w:cstheme="minorHAnsi"/>
          <w:sz w:val="24"/>
          <w:szCs w:val="24"/>
        </w:rPr>
        <w:t>ing</w:t>
      </w:r>
      <w:r w:rsidRPr="00603D30">
        <w:rPr>
          <w:rFonts w:cstheme="minorHAnsi"/>
          <w:sz w:val="24"/>
          <w:szCs w:val="24"/>
        </w:rPr>
        <w:t xml:space="preserve"> from 18 to 3500 microns.  </w:t>
      </w:r>
    </w:p>
    <w:p w14:paraId="690ACAE9" w14:textId="77777777" w:rsidR="00AF1C3E" w:rsidRPr="00603D30" w:rsidRDefault="00AF1C3E" w:rsidP="00AF1C3E">
      <w:pPr>
        <w:rPr>
          <w:rFonts w:cstheme="minorHAnsi"/>
          <w:color w:val="FF0000"/>
          <w:sz w:val="24"/>
          <w:szCs w:val="24"/>
        </w:rPr>
      </w:pPr>
      <w:r>
        <w:rPr>
          <w:rFonts w:cstheme="minorHAnsi"/>
          <w:sz w:val="24"/>
          <w:szCs w:val="24"/>
        </w:rPr>
        <w:t xml:space="preserve">The settings below represent the “standard” measurement conditions established by the UNL PAT lab and its cooperators over the past decade and are likely to differ from other cooperating faculties.  Additional procedures are being developed and verified for review and potential inclusion by CPDA that will allow for data from any cooperating facility to be adjusted to ensure consistent, relative comparison to all other data accepted as part of this program.  The current protocols will be updated upon successful completion of the </w:t>
      </w:r>
      <w:proofErr w:type="gramStart"/>
      <w:r>
        <w:rPr>
          <w:rFonts w:cstheme="minorHAnsi"/>
          <w:sz w:val="24"/>
          <w:szCs w:val="24"/>
        </w:rPr>
        <w:t>above described</w:t>
      </w:r>
      <w:proofErr w:type="gramEnd"/>
      <w:r>
        <w:rPr>
          <w:rFonts w:cstheme="minorHAnsi"/>
          <w:sz w:val="24"/>
          <w:szCs w:val="24"/>
        </w:rPr>
        <w:t xml:space="preserve"> activities.</w:t>
      </w:r>
    </w:p>
    <w:p w14:paraId="11A6254A" w14:textId="77777777" w:rsidR="008528A8" w:rsidRDefault="008528A8" w:rsidP="00AF1C3E">
      <w:pPr>
        <w:rPr>
          <w:rFonts w:cstheme="minorHAnsi"/>
          <w:b/>
          <w:bCs/>
          <w:sz w:val="24"/>
          <w:szCs w:val="24"/>
        </w:rPr>
      </w:pPr>
    </w:p>
    <w:p w14:paraId="5E173E02" w14:textId="0C4D6EF3" w:rsidR="00AF1C3E" w:rsidRPr="00603D30" w:rsidRDefault="00AF1C3E" w:rsidP="00AF1C3E">
      <w:pPr>
        <w:rPr>
          <w:rFonts w:cstheme="minorHAnsi"/>
          <w:b/>
          <w:bCs/>
          <w:sz w:val="24"/>
          <w:szCs w:val="24"/>
        </w:rPr>
      </w:pPr>
      <w:r w:rsidRPr="00603D30">
        <w:rPr>
          <w:rFonts w:cstheme="minorHAnsi"/>
          <w:b/>
          <w:bCs/>
          <w:sz w:val="24"/>
          <w:szCs w:val="24"/>
        </w:rPr>
        <w:t>Recommended Climatic data and instrument used during testing</w:t>
      </w:r>
    </w:p>
    <w:tbl>
      <w:tblPr>
        <w:tblStyle w:val="TableGrid"/>
        <w:tblW w:w="5000"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801"/>
        <w:gridCol w:w="4909"/>
      </w:tblGrid>
      <w:tr w:rsidR="00AF1C3E" w:rsidRPr="00603D30" w14:paraId="56803BB1" w14:textId="77777777" w:rsidTr="002262BB">
        <w:tc>
          <w:tcPr>
            <w:tcW w:w="2708" w:type="pct"/>
            <w:tcBorders>
              <w:top w:val="single" w:sz="4" w:space="0" w:color="auto"/>
              <w:bottom w:val="single" w:sz="4" w:space="0" w:color="auto"/>
            </w:tcBorders>
          </w:tcPr>
          <w:p w14:paraId="3CB2CC1C" w14:textId="77777777" w:rsidR="00AF1C3E" w:rsidRPr="00603D30" w:rsidRDefault="00AF1C3E" w:rsidP="002262BB">
            <w:pPr>
              <w:rPr>
                <w:rFonts w:cstheme="minorHAnsi"/>
                <w:sz w:val="24"/>
                <w:szCs w:val="24"/>
              </w:rPr>
            </w:pPr>
            <w:r w:rsidRPr="00603D30">
              <w:rPr>
                <w:rFonts w:cstheme="minorHAnsi"/>
                <w:sz w:val="24"/>
                <w:szCs w:val="24"/>
              </w:rPr>
              <w:t>Metric</w:t>
            </w:r>
          </w:p>
        </w:tc>
        <w:tc>
          <w:tcPr>
            <w:tcW w:w="2292" w:type="pct"/>
            <w:tcBorders>
              <w:top w:val="single" w:sz="4" w:space="0" w:color="auto"/>
              <w:bottom w:val="single" w:sz="4" w:space="0" w:color="auto"/>
            </w:tcBorders>
          </w:tcPr>
          <w:p w14:paraId="324D31E7" w14:textId="77777777" w:rsidR="00AF1C3E" w:rsidRPr="00603D30" w:rsidRDefault="00AF1C3E" w:rsidP="002262BB">
            <w:pPr>
              <w:jc w:val="center"/>
              <w:rPr>
                <w:rFonts w:cstheme="minorHAnsi"/>
                <w:sz w:val="24"/>
                <w:szCs w:val="24"/>
              </w:rPr>
            </w:pPr>
            <w:r w:rsidRPr="00603D30">
              <w:rPr>
                <w:rFonts w:cstheme="minorHAnsi"/>
                <w:sz w:val="24"/>
                <w:szCs w:val="24"/>
              </w:rPr>
              <w:t>Data</w:t>
            </w:r>
          </w:p>
        </w:tc>
      </w:tr>
      <w:tr w:rsidR="00AF1C3E" w:rsidRPr="00603D30" w14:paraId="713A3ADA" w14:textId="77777777" w:rsidTr="002262BB">
        <w:tc>
          <w:tcPr>
            <w:tcW w:w="2708" w:type="pct"/>
            <w:tcBorders>
              <w:top w:val="single" w:sz="4" w:space="0" w:color="auto"/>
              <w:bottom w:val="nil"/>
            </w:tcBorders>
          </w:tcPr>
          <w:p w14:paraId="107EC7CD" w14:textId="77777777" w:rsidR="00AF1C3E" w:rsidRPr="00603D30" w:rsidRDefault="00AF1C3E" w:rsidP="002262BB">
            <w:pPr>
              <w:rPr>
                <w:rFonts w:cstheme="minorHAnsi"/>
                <w:sz w:val="24"/>
                <w:szCs w:val="24"/>
              </w:rPr>
            </w:pPr>
            <w:r w:rsidRPr="00603D30">
              <w:rPr>
                <w:rFonts w:cstheme="minorHAnsi"/>
                <w:sz w:val="24"/>
                <w:szCs w:val="24"/>
              </w:rPr>
              <w:t>Wind speed (mph)</w:t>
            </w:r>
          </w:p>
        </w:tc>
        <w:tc>
          <w:tcPr>
            <w:tcW w:w="2292" w:type="pct"/>
            <w:tcBorders>
              <w:top w:val="single" w:sz="4" w:space="0" w:color="auto"/>
              <w:bottom w:val="nil"/>
            </w:tcBorders>
          </w:tcPr>
          <w:p w14:paraId="6AC3B66C" w14:textId="77777777" w:rsidR="00AF1C3E" w:rsidRPr="00603D30" w:rsidRDefault="00AF1C3E" w:rsidP="002262BB">
            <w:pPr>
              <w:jc w:val="center"/>
              <w:rPr>
                <w:rFonts w:cstheme="minorHAnsi"/>
                <w:sz w:val="24"/>
                <w:szCs w:val="24"/>
              </w:rPr>
            </w:pPr>
            <w:r w:rsidRPr="00603D30">
              <w:rPr>
                <w:rFonts w:cstheme="minorHAnsi"/>
                <w:sz w:val="24"/>
                <w:szCs w:val="24"/>
              </w:rPr>
              <w:t>15</w:t>
            </w:r>
          </w:p>
        </w:tc>
      </w:tr>
      <w:tr w:rsidR="00AF1C3E" w:rsidRPr="00603D30" w14:paraId="7A384C3D" w14:textId="77777777" w:rsidTr="002262BB">
        <w:tc>
          <w:tcPr>
            <w:tcW w:w="2708" w:type="pct"/>
            <w:tcBorders>
              <w:top w:val="nil"/>
              <w:bottom w:val="nil"/>
            </w:tcBorders>
          </w:tcPr>
          <w:p w14:paraId="61F0B36E" w14:textId="77777777" w:rsidR="00AF1C3E" w:rsidRPr="00603D30" w:rsidRDefault="00AF1C3E" w:rsidP="002262BB">
            <w:pPr>
              <w:rPr>
                <w:rFonts w:cstheme="minorHAnsi"/>
                <w:sz w:val="24"/>
                <w:szCs w:val="24"/>
              </w:rPr>
            </w:pPr>
            <w:r w:rsidRPr="00603D30">
              <w:rPr>
                <w:rFonts w:cstheme="minorHAnsi"/>
                <w:sz w:val="24"/>
                <w:szCs w:val="24"/>
              </w:rPr>
              <w:t>Temperature (°F)</w:t>
            </w:r>
          </w:p>
        </w:tc>
        <w:tc>
          <w:tcPr>
            <w:tcW w:w="2292" w:type="pct"/>
            <w:tcBorders>
              <w:top w:val="nil"/>
              <w:bottom w:val="nil"/>
            </w:tcBorders>
          </w:tcPr>
          <w:p w14:paraId="6A207513" w14:textId="77777777" w:rsidR="00AF1C3E" w:rsidRPr="00603D30" w:rsidRDefault="00AF1C3E" w:rsidP="002262BB">
            <w:pPr>
              <w:jc w:val="center"/>
              <w:rPr>
                <w:rFonts w:cstheme="minorHAnsi"/>
                <w:sz w:val="24"/>
                <w:szCs w:val="24"/>
              </w:rPr>
            </w:pPr>
            <w:r w:rsidRPr="00603D30">
              <w:rPr>
                <w:rFonts w:cstheme="minorHAnsi"/>
                <w:sz w:val="24"/>
                <w:szCs w:val="24"/>
              </w:rPr>
              <w:t>~ 70-75</w:t>
            </w:r>
          </w:p>
        </w:tc>
      </w:tr>
      <w:tr w:rsidR="00AF1C3E" w:rsidRPr="00603D30" w14:paraId="65CA007C" w14:textId="77777777" w:rsidTr="002262BB">
        <w:tc>
          <w:tcPr>
            <w:tcW w:w="2708" w:type="pct"/>
            <w:tcBorders>
              <w:top w:val="nil"/>
              <w:bottom w:val="nil"/>
            </w:tcBorders>
          </w:tcPr>
          <w:p w14:paraId="5CD1C767" w14:textId="77777777" w:rsidR="00AF1C3E" w:rsidRPr="00603D30" w:rsidRDefault="00AF1C3E" w:rsidP="002262BB">
            <w:pPr>
              <w:rPr>
                <w:rFonts w:cstheme="minorHAnsi"/>
                <w:sz w:val="24"/>
                <w:szCs w:val="24"/>
              </w:rPr>
            </w:pPr>
            <w:r w:rsidRPr="00603D30">
              <w:rPr>
                <w:rFonts w:cstheme="minorHAnsi"/>
                <w:sz w:val="24"/>
                <w:szCs w:val="24"/>
              </w:rPr>
              <w:t>Relative humidity (%)</w:t>
            </w:r>
          </w:p>
        </w:tc>
        <w:tc>
          <w:tcPr>
            <w:tcW w:w="2292" w:type="pct"/>
            <w:tcBorders>
              <w:top w:val="nil"/>
              <w:bottom w:val="nil"/>
            </w:tcBorders>
          </w:tcPr>
          <w:p w14:paraId="76DBB55F" w14:textId="77777777" w:rsidR="00AF1C3E" w:rsidRPr="00603D30" w:rsidRDefault="00AF1C3E" w:rsidP="002262BB">
            <w:pPr>
              <w:jc w:val="center"/>
              <w:rPr>
                <w:rFonts w:cstheme="minorHAnsi"/>
                <w:sz w:val="24"/>
                <w:szCs w:val="24"/>
              </w:rPr>
            </w:pPr>
            <w:r w:rsidRPr="00603D30">
              <w:rPr>
                <w:rFonts w:cstheme="minorHAnsi"/>
                <w:sz w:val="24"/>
                <w:szCs w:val="24"/>
              </w:rPr>
              <w:t>~ 60-70</w:t>
            </w:r>
          </w:p>
        </w:tc>
      </w:tr>
      <w:tr w:rsidR="00AF1C3E" w:rsidRPr="00603D30" w14:paraId="4D32BFAD" w14:textId="77777777" w:rsidTr="002262BB">
        <w:tc>
          <w:tcPr>
            <w:tcW w:w="2708" w:type="pct"/>
            <w:tcBorders>
              <w:top w:val="nil"/>
              <w:bottom w:val="nil"/>
            </w:tcBorders>
          </w:tcPr>
          <w:p w14:paraId="1181825F" w14:textId="77777777" w:rsidR="00AF1C3E" w:rsidRPr="00603D30" w:rsidRDefault="00AF1C3E" w:rsidP="002262BB">
            <w:pPr>
              <w:rPr>
                <w:rFonts w:cstheme="minorHAnsi"/>
                <w:sz w:val="24"/>
                <w:szCs w:val="24"/>
              </w:rPr>
            </w:pPr>
            <w:r w:rsidRPr="00603D30">
              <w:rPr>
                <w:rFonts w:cstheme="minorHAnsi"/>
                <w:sz w:val="24"/>
                <w:szCs w:val="24"/>
              </w:rPr>
              <w:t>Measurement distance (in)</w:t>
            </w:r>
          </w:p>
        </w:tc>
        <w:tc>
          <w:tcPr>
            <w:tcW w:w="2292" w:type="pct"/>
            <w:tcBorders>
              <w:top w:val="nil"/>
              <w:bottom w:val="nil"/>
            </w:tcBorders>
          </w:tcPr>
          <w:p w14:paraId="30732A83" w14:textId="77777777" w:rsidR="00AF1C3E" w:rsidRPr="00603D30" w:rsidRDefault="00AF1C3E" w:rsidP="002262BB">
            <w:pPr>
              <w:jc w:val="center"/>
              <w:rPr>
                <w:rFonts w:cstheme="minorHAnsi"/>
                <w:sz w:val="24"/>
                <w:szCs w:val="24"/>
              </w:rPr>
            </w:pPr>
            <w:r w:rsidRPr="00603D30">
              <w:rPr>
                <w:rFonts w:cstheme="minorHAnsi"/>
                <w:sz w:val="24"/>
                <w:szCs w:val="24"/>
              </w:rPr>
              <w:t>12</w:t>
            </w:r>
          </w:p>
        </w:tc>
      </w:tr>
      <w:tr w:rsidR="00AF1C3E" w:rsidRPr="00603D30" w14:paraId="4331F309" w14:textId="77777777" w:rsidTr="002262BB">
        <w:tc>
          <w:tcPr>
            <w:tcW w:w="2708" w:type="pct"/>
            <w:tcBorders>
              <w:top w:val="nil"/>
              <w:bottom w:val="single" w:sz="4" w:space="0" w:color="auto"/>
            </w:tcBorders>
          </w:tcPr>
          <w:p w14:paraId="2EF032C1" w14:textId="77777777" w:rsidR="00AF1C3E" w:rsidRDefault="00AF1C3E" w:rsidP="002262BB">
            <w:pPr>
              <w:rPr>
                <w:rFonts w:cstheme="minorHAnsi"/>
                <w:sz w:val="24"/>
                <w:szCs w:val="24"/>
              </w:rPr>
            </w:pPr>
            <w:r w:rsidRPr="00603D30">
              <w:rPr>
                <w:rFonts w:cstheme="minorHAnsi"/>
                <w:sz w:val="24"/>
                <w:szCs w:val="24"/>
              </w:rPr>
              <w:t>Particle size analyzer</w:t>
            </w:r>
          </w:p>
          <w:p w14:paraId="4FD7E6F6" w14:textId="77777777" w:rsidR="00AF1C3E" w:rsidRPr="00603D30" w:rsidRDefault="00AF1C3E" w:rsidP="002262BB">
            <w:pPr>
              <w:rPr>
                <w:rFonts w:cstheme="minorHAnsi"/>
                <w:sz w:val="24"/>
                <w:szCs w:val="24"/>
              </w:rPr>
            </w:pPr>
            <w:r>
              <w:rPr>
                <w:rFonts w:cstheme="minorHAnsi"/>
                <w:sz w:val="24"/>
                <w:szCs w:val="24"/>
              </w:rPr>
              <w:t>Replicated measurements per treatment</w:t>
            </w:r>
          </w:p>
        </w:tc>
        <w:tc>
          <w:tcPr>
            <w:tcW w:w="2292" w:type="pct"/>
            <w:tcBorders>
              <w:top w:val="nil"/>
              <w:bottom w:val="single" w:sz="4" w:space="0" w:color="auto"/>
            </w:tcBorders>
          </w:tcPr>
          <w:p w14:paraId="28C444D5" w14:textId="77777777" w:rsidR="00AF1C3E" w:rsidRDefault="00AF1C3E" w:rsidP="002262BB">
            <w:pPr>
              <w:jc w:val="center"/>
              <w:rPr>
                <w:rFonts w:cstheme="minorHAnsi"/>
                <w:sz w:val="24"/>
                <w:szCs w:val="24"/>
              </w:rPr>
            </w:pPr>
            <w:r w:rsidRPr="00603D30">
              <w:rPr>
                <w:rFonts w:cstheme="minorHAnsi"/>
                <w:sz w:val="24"/>
                <w:szCs w:val="24"/>
              </w:rPr>
              <w:t>HELOS KR with R7</w:t>
            </w:r>
          </w:p>
          <w:p w14:paraId="0C917493" w14:textId="77777777" w:rsidR="00AF1C3E" w:rsidRPr="00603D30" w:rsidRDefault="00AF1C3E" w:rsidP="002262BB">
            <w:pPr>
              <w:jc w:val="center"/>
              <w:rPr>
                <w:rFonts w:cstheme="minorHAnsi"/>
                <w:sz w:val="24"/>
                <w:szCs w:val="24"/>
              </w:rPr>
            </w:pPr>
            <w:r>
              <w:rPr>
                <w:rFonts w:cstheme="minorHAnsi"/>
                <w:sz w:val="24"/>
                <w:szCs w:val="24"/>
              </w:rPr>
              <w:t>Minimum of 3</w:t>
            </w:r>
          </w:p>
        </w:tc>
      </w:tr>
    </w:tbl>
    <w:p w14:paraId="6E456C9E" w14:textId="77777777" w:rsidR="00AF1C3E" w:rsidRDefault="00AF1C3E" w:rsidP="00AF1C3E">
      <w:pPr>
        <w:rPr>
          <w:rFonts w:cstheme="minorHAnsi"/>
          <w:b/>
          <w:sz w:val="24"/>
          <w:szCs w:val="24"/>
        </w:rPr>
      </w:pPr>
    </w:p>
    <w:p w14:paraId="7864ED1F" w14:textId="77777777" w:rsidR="00AF1C3E" w:rsidRPr="00603D30" w:rsidRDefault="00AF1C3E" w:rsidP="00AF1C3E">
      <w:pPr>
        <w:rPr>
          <w:rFonts w:cstheme="minorHAnsi"/>
          <w:b/>
          <w:sz w:val="24"/>
          <w:szCs w:val="24"/>
        </w:rPr>
      </w:pPr>
      <w:r w:rsidRPr="00603D30">
        <w:rPr>
          <w:rFonts w:cstheme="minorHAnsi"/>
          <w:b/>
          <w:sz w:val="24"/>
          <w:szCs w:val="24"/>
        </w:rPr>
        <w:t>Protocols</w:t>
      </w:r>
    </w:p>
    <w:p w14:paraId="52E9A4B0" w14:textId="77777777" w:rsidR="00AF1C3E" w:rsidRDefault="00AF1C3E" w:rsidP="00AF1C3E">
      <w:pPr>
        <w:pStyle w:val="ListParagraph"/>
        <w:numPr>
          <w:ilvl w:val="0"/>
          <w:numId w:val="1"/>
        </w:numPr>
        <w:rPr>
          <w:rFonts w:cstheme="minorHAnsi"/>
          <w:bCs/>
          <w:sz w:val="24"/>
        </w:rPr>
      </w:pPr>
      <w:r>
        <w:rPr>
          <w:rFonts w:cstheme="minorHAnsi"/>
          <w:bCs/>
          <w:sz w:val="24"/>
        </w:rPr>
        <w:t xml:space="preserve">Nozzles &amp; pressure selections: </w:t>
      </w:r>
    </w:p>
    <w:p w14:paraId="685FD977" w14:textId="77777777" w:rsidR="00AF1C3E" w:rsidRDefault="00AF1C3E" w:rsidP="00AF1C3E">
      <w:pPr>
        <w:pStyle w:val="ListParagraph"/>
        <w:rPr>
          <w:rFonts w:cstheme="minorHAnsi"/>
          <w:bCs/>
          <w:sz w:val="24"/>
        </w:rPr>
      </w:pPr>
      <w:r>
        <w:rPr>
          <w:rFonts w:cstheme="minorHAnsi"/>
          <w:bCs/>
          <w:sz w:val="24"/>
        </w:rPr>
        <w:t xml:space="preserve">The four Spray System Company nozzles used for this protocol are: </w:t>
      </w:r>
    </w:p>
    <w:p w14:paraId="402688CA" w14:textId="77777777" w:rsidR="00AF1C3E" w:rsidRDefault="00AF1C3E" w:rsidP="00AF1C3E">
      <w:pPr>
        <w:pStyle w:val="ListParagraph"/>
        <w:numPr>
          <w:ilvl w:val="0"/>
          <w:numId w:val="4"/>
        </w:numPr>
        <w:rPr>
          <w:rFonts w:cstheme="minorHAnsi"/>
          <w:bCs/>
          <w:sz w:val="24"/>
        </w:rPr>
      </w:pPr>
      <w:r>
        <w:rPr>
          <w:rFonts w:cstheme="minorHAnsi"/>
          <w:bCs/>
          <w:sz w:val="24"/>
        </w:rPr>
        <w:t>XR11004</w:t>
      </w:r>
    </w:p>
    <w:p w14:paraId="215A9011" w14:textId="77777777" w:rsidR="00AF1C3E" w:rsidRDefault="00AF1C3E" w:rsidP="00AF1C3E">
      <w:pPr>
        <w:pStyle w:val="ListParagraph"/>
        <w:numPr>
          <w:ilvl w:val="0"/>
          <w:numId w:val="4"/>
        </w:numPr>
        <w:rPr>
          <w:rFonts w:cstheme="minorHAnsi"/>
          <w:bCs/>
          <w:sz w:val="24"/>
        </w:rPr>
      </w:pPr>
      <w:r>
        <w:rPr>
          <w:rFonts w:cstheme="minorHAnsi"/>
          <w:bCs/>
          <w:sz w:val="24"/>
        </w:rPr>
        <w:t>TT11004</w:t>
      </w:r>
    </w:p>
    <w:p w14:paraId="2A55981F" w14:textId="77777777" w:rsidR="00AF1C3E" w:rsidRDefault="00AF1C3E" w:rsidP="00AF1C3E">
      <w:pPr>
        <w:pStyle w:val="ListParagraph"/>
        <w:numPr>
          <w:ilvl w:val="0"/>
          <w:numId w:val="4"/>
        </w:numPr>
        <w:rPr>
          <w:rFonts w:cstheme="minorHAnsi"/>
          <w:bCs/>
          <w:sz w:val="24"/>
        </w:rPr>
      </w:pPr>
      <w:r>
        <w:rPr>
          <w:rFonts w:cstheme="minorHAnsi"/>
          <w:bCs/>
          <w:sz w:val="24"/>
        </w:rPr>
        <w:t>AIXR11004</w:t>
      </w:r>
    </w:p>
    <w:p w14:paraId="30B99CBA" w14:textId="77777777" w:rsidR="00AF1C3E" w:rsidRDefault="00AF1C3E" w:rsidP="00AF1C3E">
      <w:pPr>
        <w:pStyle w:val="ListParagraph"/>
        <w:numPr>
          <w:ilvl w:val="0"/>
          <w:numId w:val="4"/>
        </w:numPr>
        <w:rPr>
          <w:rFonts w:cstheme="minorHAnsi"/>
          <w:bCs/>
          <w:sz w:val="24"/>
        </w:rPr>
      </w:pPr>
      <w:r>
        <w:rPr>
          <w:rFonts w:cstheme="minorHAnsi"/>
          <w:bCs/>
          <w:sz w:val="24"/>
        </w:rPr>
        <w:t xml:space="preserve">TTI1104. </w:t>
      </w:r>
    </w:p>
    <w:p w14:paraId="5BBE5FA3" w14:textId="77777777" w:rsidR="00AF1C3E" w:rsidRDefault="00AF1C3E" w:rsidP="00AF1C3E">
      <w:pPr>
        <w:pStyle w:val="ListParagraph"/>
        <w:rPr>
          <w:rFonts w:cstheme="minorHAnsi"/>
          <w:bCs/>
          <w:sz w:val="24"/>
        </w:rPr>
      </w:pPr>
      <w:r>
        <w:rPr>
          <w:rFonts w:cstheme="minorHAnsi"/>
          <w:bCs/>
          <w:sz w:val="24"/>
        </w:rPr>
        <w:t xml:space="preserve">All nozzles will be operated at 40 psi. </w:t>
      </w:r>
    </w:p>
    <w:p w14:paraId="3167E8C7" w14:textId="77777777" w:rsidR="00AF1C3E" w:rsidRDefault="00AF1C3E" w:rsidP="00AF1C3E">
      <w:pPr>
        <w:pStyle w:val="ListParagraph"/>
        <w:rPr>
          <w:rFonts w:cstheme="minorHAnsi"/>
          <w:bCs/>
          <w:sz w:val="24"/>
        </w:rPr>
      </w:pPr>
    </w:p>
    <w:p w14:paraId="7A59D7BB" w14:textId="77777777" w:rsidR="00AF1C3E" w:rsidRPr="00E41A74" w:rsidRDefault="00AF1C3E" w:rsidP="00AF1C3E">
      <w:pPr>
        <w:pStyle w:val="ListParagraph"/>
        <w:numPr>
          <w:ilvl w:val="0"/>
          <w:numId w:val="1"/>
        </w:numPr>
        <w:rPr>
          <w:rFonts w:cstheme="minorHAnsi"/>
          <w:bCs/>
          <w:sz w:val="24"/>
        </w:rPr>
      </w:pPr>
      <w:r w:rsidRPr="00E41A74">
        <w:rPr>
          <w:rFonts w:cstheme="minorHAnsi"/>
          <w:bCs/>
          <w:sz w:val="24"/>
        </w:rPr>
        <w:t>Pesticide formulations:</w:t>
      </w:r>
      <w:r>
        <w:rPr>
          <w:rFonts w:cstheme="minorHAnsi"/>
          <w:bCs/>
          <w:sz w:val="24"/>
        </w:rPr>
        <w:tab/>
      </w:r>
      <w:r>
        <w:rPr>
          <w:rFonts w:cstheme="minorHAnsi"/>
          <w:bCs/>
          <w:sz w:val="24"/>
        </w:rPr>
        <w:tab/>
      </w:r>
      <w:r>
        <w:rPr>
          <w:rFonts w:cstheme="minorHAnsi"/>
          <w:bCs/>
          <w:sz w:val="24"/>
        </w:rPr>
        <w:tab/>
      </w:r>
      <w:r>
        <w:rPr>
          <w:rFonts w:cstheme="minorHAnsi"/>
          <w:bCs/>
          <w:sz w:val="24"/>
        </w:rPr>
        <w:tab/>
      </w:r>
      <w:r>
        <w:rPr>
          <w:rFonts w:cstheme="minorHAnsi"/>
          <w:bCs/>
          <w:sz w:val="24"/>
        </w:rPr>
        <w:tab/>
      </w:r>
      <w:r>
        <w:rPr>
          <w:rFonts w:cstheme="minorHAnsi"/>
          <w:bCs/>
          <w:sz w:val="24"/>
        </w:rPr>
        <w:tab/>
      </w:r>
      <w:r>
        <w:rPr>
          <w:rFonts w:cstheme="minorHAnsi"/>
          <w:bCs/>
          <w:sz w:val="24"/>
        </w:rPr>
        <w:tab/>
      </w:r>
      <w:r>
        <w:rPr>
          <w:rFonts w:cstheme="minorHAnsi"/>
          <w:bCs/>
          <w:sz w:val="24"/>
        </w:rPr>
        <w:tab/>
      </w:r>
      <w:r>
        <w:rPr>
          <w:rFonts w:cstheme="minorHAnsi"/>
          <w:bCs/>
          <w:sz w:val="24"/>
        </w:rPr>
        <w:tab/>
      </w:r>
      <w:r>
        <w:rPr>
          <w:rFonts w:cstheme="minorHAnsi"/>
          <w:bCs/>
          <w:sz w:val="24"/>
        </w:rPr>
        <w:tab/>
        <w:t xml:space="preserve">             </w:t>
      </w:r>
      <w:r w:rsidRPr="00E41A74">
        <w:rPr>
          <w:rFonts w:cstheme="minorHAnsi"/>
          <w:bCs/>
          <w:sz w:val="24"/>
        </w:rPr>
        <w:t>The following four pesticides, covering different formulations and chemistry types, are to be tested in combination with each of the above nozzles with and without a candidate adjuvant to gain a full understanding on the adjuvant impact on the spray quality:</w:t>
      </w:r>
    </w:p>
    <w:p w14:paraId="63B61F09" w14:textId="77777777" w:rsidR="00AF1C3E" w:rsidRDefault="00AF1C3E" w:rsidP="00AF1C3E">
      <w:pPr>
        <w:pStyle w:val="ListParagraph"/>
        <w:numPr>
          <w:ilvl w:val="0"/>
          <w:numId w:val="2"/>
        </w:numPr>
        <w:rPr>
          <w:rFonts w:cstheme="minorHAnsi"/>
          <w:bCs/>
          <w:sz w:val="24"/>
        </w:rPr>
      </w:pPr>
      <w:r>
        <w:rPr>
          <w:rFonts w:cstheme="minorHAnsi"/>
          <w:bCs/>
          <w:sz w:val="24"/>
        </w:rPr>
        <w:lastRenderedPageBreak/>
        <w:t xml:space="preserve">Headline® (EC) </w:t>
      </w:r>
      <w:r>
        <w:rPr>
          <w:rFonts w:cstheme="minorHAnsi"/>
          <w:bCs/>
          <w:sz w:val="24"/>
        </w:rPr>
        <w:tab/>
      </w:r>
      <w:r>
        <w:rPr>
          <w:rFonts w:cstheme="minorHAnsi"/>
          <w:bCs/>
          <w:sz w:val="24"/>
        </w:rPr>
        <w:tab/>
        <w:t xml:space="preserve">at 0.625% </w:t>
      </w:r>
      <w:proofErr w:type="spellStart"/>
      <w:proofErr w:type="gramStart"/>
      <w:r>
        <w:rPr>
          <w:rFonts w:cstheme="minorHAnsi"/>
          <w:bCs/>
          <w:sz w:val="24"/>
        </w:rPr>
        <w:t>v:v</w:t>
      </w:r>
      <w:proofErr w:type="spellEnd"/>
      <w:proofErr w:type="gramEnd"/>
    </w:p>
    <w:p w14:paraId="5CD19115" w14:textId="77777777" w:rsidR="00AF1C3E" w:rsidRDefault="00AF1C3E" w:rsidP="00AF1C3E">
      <w:pPr>
        <w:pStyle w:val="ListParagraph"/>
        <w:numPr>
          <w:ilvl w:val="0"/>
          <w:numId w:val="2"/>
        </w:numPr>
        <w:rPr>
          <w:rFonts w:cstheme="minorHAnsi"/>
          <w:bCs/>
          <w:sz w:val="24"/>
        </w:rPr>
      </w:pPr>
      <w:r>
        <w:rPr>
          <w:rFonts w:cstheme="minorHAnsi"/>
          <w:bCs/>
          <w:sz w:val="24"/>
        </w:rPr>
        <w:t>Liberty® (</w:t>
      </w:r>
      <w:proofErr w:type="gramStart"/>
      <w:r>
        <w:rPr>
          <w:rFonts w:cstheme="minorHAnsi"/>
          <w:bCs/>
          <w:sz w:val="24"/>
        </w:rPr>
        <w:t xml:space="preserve">SL)  </w:t>
      </w:r>
      <w:r>
        <w:rPr>
          <w:rFonts w:cstheme="minorHAnsi"/>
          <w:bCs/>
          <w:sz w:val="24"/>
        </w:rPr>
        <w:tab/>
      </w:r>
      <w:proofErr w:type="gramEnd"/>
      <w:r>
        <w:rPr>
          <w:rFonts w:cstheme="minorHAnsi"/>
          <w:bCs/>
          <w:sz w:val="24"/>
        </w:rPr>
        <w:tab/>
      </w:r>
      <w:r>
        <w:rPr>
          <w:rFonts w:cstheme="minorHAnsi"/>
          <w:bCs/>
          <w:sz w:val="24"/>
        </w:rPr>
        <w:tab/>
        <w:t xml:space="preserve">at 2.5% </w:t>
      </w:r>
      <w:proofErr w:type="spellStart"/>
      <w:r>
        <w:rPr>
          <w:rFonts w:cstheme="minorHAnsi"/>
          <w:bCs/>
          <w:sz w:val="24"/>
        </w:rPr>
        <w:t>v:v</w:t>
      </w:r>
      <w:proofErr w:type="spellEnd"/>
    </w:p>
    <w:p w14:paraId="6EB7B349" w14:textId="77777777" w:rsidR="00AF1C3E" w:rsidRDefault="00AF1C3E" w:rsidP="00AF1C3E">
      <w:pPr>
        <w:pStyle w:val="ListParagraph"/>
        <w:numPr>
          <w:ilvl w:val="0"/>
          <w:numId w:val="2"/>
        </w:numPr>
        <w:rPr>
          <w:rFonts w:cstheme="minorHAnsi"/>
          <w:bCs/>
          <w:sz w:val="24"/>
        </w:rPr>
      </w:pPr>
      <w:r>
        <w:rPr>
          <w:rFonts w:cstheme="minorHAnsi"/>
          <w:bCs/>
          <w:sz w:val="24"/>
        </w:rPr>
        <w:t xml:space="preserve">Roundup </w:t>
      </w:r>
      <w:proofErr w:type="spellStart"/>
      <w:r>
        <w:rPr>
          <w:rFonts w:cstheme="minorHAnsi"/>
          <w:bCs/>
          <w:sz w:val="24"/>
        </w:rPr>
        <w:t>PowerMax</w:t>
      </w:r>
      <w:proofErr w:type="spellEnd"/>
      <w:r>
        <w:rPr>
          <w:rFonts w:cstheme="minorHAnsi"/>
          <w:bCs/>
          <w:sz w:val="24"/>
        </w:rPr>
        <w:t>® (SL)</w:t>
      </w:r>
      <w:r>
        <w:rPr>
          <w:rFonts w:cstheme="minorHAnsi"/>
          <w:bCs/>
          <w:sz w:val="24"/>
        </w:rPr>
        <w:tab/>
        <w:t xml:space="preserve">at 2.5% </w:t>
      </w:r>
      <w:proofErr w:type="spellStart"/>
      <w:proofErr w:type="gramStart"/>
      <w:r>
        <w:rPr>
          <w:rFonts w:cstheme="minorHAnsi"/>
          <w:bCs/>
          <w:sz w:val="24"/>
        </w:rPr>
        <w:t>v:v</w:t>
      </w:r>
      <w:proofErr w:type="spellEnd"/>
      <w:proofErr w:type="gramEnd"/>
    </w:p>
    <w:p w14:paraId="1865DD80" w14:textId="77777777" w:rsidR="00AF1C3E" w:rsidRDefault="00AF1C3E" w:rsidP="00AF1C3E">
      <w:pPr>
        <w:pStyle w:val="ListParagraph"/>
        <w:numPr>
          <w:ilvl w:val="0"/>
          <w:numId w:val="2"/>
        </w:numPr>
        <w:rPr>
          <w:rFonts w:cstheme="minorHAnsi"/>
          <w:bCs/>
          <w:sz w:val="24"/>
        </w:rPr>
      </w:pPr>
      <w:r>
        <w:rPr>
          <w:rFonts w:cstheme="minorHAnsi"/>
          <w:bCs/>
          <w:sz w:val="24"/>
        </w:rPr>
        <w:t xml:space="preserve">Shredder® Amine 4 (SL) </w:t>
      </w:r>
      <w:r>
        <w:rPr>
          <w:rFonts w:cstheme="minorHAnsi"/>
          <w:bCs/>
          <w:sz w:val="24"/>
        </w:rPr>
        <w:tab/>
        <w:t xml:space="preserve">at 2.5% </w:t>
      </w:r>
      <w:proofErr w:type="spellStart"/>
      <w:proofErr w:type="gramStart"/>
      <w:r>
        <w:rPr>
          <w:rFonts w:cstheme="minorHAnsi"/>
          <w:bCs/>
          <w:sz w:val="24"/>
        </w:rPr>
        <w:t>v:v</w:t>
      </w:r>
      <w:proofErr w:type="spellEnd"/>
      <w:proofErr w:type="gramEnd"/>
    </w:p>
    <w:p w14:paraId="16EF3338" w14:textId="77777777" w:rsidR="00AF1C3E" w:rsidRDefault="00AF1C3E" w:rsidP="00AF1C3E">
      <w:pPr>
        <w:pStyle w:val="ListParagraph"/>
        <w:ind w:left="1440"/>
        <w:rPr>
          <w:rFonts w:cstheme="minorHAnsi"/>
          <w:bCs/>
          <w:sz w:val="24"/>
        </w:rPr>
      </w:pPr>
    </w:p>
    <w:p w14:paraId="7930DBD0" w14:textId="2DBA4FB6" w:rsidR="00643E7E" w:rsidRDefault="00AF1C3E" w:rsidP="00310333">
      <w:pPr>
        <w:pStyle w:val="ListParagraph"/>
        <w:numPr>
          <w:ilvl w:val="0"/>
          <w:numId w:val="1"/>
        </w:numPr>
        <w:rPr>
          <w:rFonts w:cstheme="minorHAnsi"/>
          <w:bCs/>
          <w:sz w:val="24"/>
        </w:rPr>
      </w:pPr>
      <w:r>
        <w:rPr>
          <w:rFonts w:cstheme="minorHAnsi"/>
          <w:bCs/>
          <w:sz w:val="24"/>
        </w:rPr>
        <w:t>Tr</w:t>
      </w:r>
      <w:r w:rsidR="00643E7E">
        <w:rPr>
          <w:rFonts w:cstheme="minorHAnsi"/>
          <w:bCs/>
          <w:sz w:val="24"/>
        </w:rPr>
        <w:t xml:space="preserve">eatment </w:t>
      </w:r>
      <w:r w:rsidR="008F7A3E">
        <w:rPr>
          <w:rFonts w:cstheme="minorHAnsi"/>
          <w:bCs/>
          <w:sz w:val="24"/>
        </w:rPr>
        <w:t>list, products, use-</w:t>
      </w:r>
      <w:proofErr w:type="gramStart"/>
      <w:r w:rsidR="008F7A3E">
        <w:rPr>
          <w:rFonts w:cstheme="minorHAnsi"/>
          <w:bCs/>
          <w:sz w:val="24"/>
        </w:rPr>
        <w:t>rates</w:t>
      </w:r>
      <w:proofErr w:type="gramEnd"/>
      <w:r w:rsidR="008F7A3E">
        <w:rPr>
          <w:rFonts w:cstheme="minorHAnsi"/>
          <w:bCs/>
          <w:sz w:val="24"/>
        </w:rPr>
        <w:t xml:space="preserve"> and abbreviations</w:t>
      </w:r>
    </w:p>
    <w:tbl>
      <w:tblPr>
        <w:tblStyle w:val="TableGrid2"/>
        <w:tblW w:w="5023" w:type="pct"/>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3931"/>
        <w:gridCol w:w="2173"/>
        <w:gridCol w:w="4063"/>
      </w:tblGrid>
      <w:tr w:rsidR="00643E7E" w:rsidRPr="00643E7E" w14:paraId="5CBB2CC3" w14:textId="77777777" w:rsidTr="002262BB">
        <w:trPr>
          <w:trHeight w:val="247"/>
        </w:trPr>
        <w:tc>
          <w:tcPr>
            <w:tcW w:w="275" w:type="pct"/>
            <w:tcBorders>
              <w:top w:val="single" w:sz="4" w:space="0" w:color="auto"/>
              <w:bottom w:val="single" w:sz="4" w:space="0" w:color="auto"/>
            </w:tcBorders>
            <w:vAlign w:val="center"/>
          </w:tcPr>
          <w:p w14:paraId="626DA6D5" w14:textId="77777777" w:rsidR="00643E7E" w:rsidRPr="00643E7E" w:rsidRDefault="00643E7E" w:rsidP="00643E7E">
            <w:pPr>
              <w:rPr>
                <w:rFonts w:eastAsia="Times New Roman"/>
                <w:sz w:val="22"/>
                <w:szCs w:val="22"/>
              </w:rPr>
            </w:pPr>
            <w:proofErr w:type="spellStart"/>
            <w:r w:rsidRPr="00643E7E">
              <w:rPr>
                <w:rFonts w:eastAsia="Times New Roman"/>
                <w:sz w:val="22"/>
                <w:szCs w:val="22"/>
              </w:rPr>
              <w:t>Trt</w:t>
            </w:r>
            <w:proofErr w:type="spellEnd"/>
          </w:p>
        </w:tc>
        <w:tc>
          <w:tcPr>
            <w:tcW w:w="1827" w:type="pct"/>
            <w:tcBorders>
              <w:top w:val="single" w:sz="4" w:space="0" w:color="auto"/>
              <w:bottom w:val="single" w:sz="4" w:space="0" w:color="auto"/>
            </w:tcBorders>
          </w:tcPr>
          <w:p w14:paraId="23A6255A" w14:textId="77777777" w:rsidR="00643E7E" w:rsidRPr="00643E7E" w:rsidRDefault="00643E7E" w:rsidP="00643E7E">
            <w:pPr>
              <w:rPr>
                <w:rFonts w:eastAsia="Times New Roman"/>
              </w:rPr>
            </w:pPr>
            <w:r w:rsidRPr="00643E7E">
              <w:rPr>
                <w:rFonts w:eastAsia="Times New Roman"/>
                <w:sz w:val="22"/>
                <w:szCs w:val="22"/>
              </w:rPr>
              <w:t>Solution</w:t>
            </w:r>
          </w:p>
        </w:tc>
        <w:tc>
          <w:tcPr>
            <w:tcW w:w="1010" w:type="pct"/>
            <w:tcBorders>
              <w:top w:val="single" w:sz="4" w:space="0" w:color="auto"/>
              <w:bottom w:val="single" w:sz="4" w:space="0" w:color="auto"/>
            </w:tcBorders>
            <w:vAlign w:val="center"/>
          </w:tcPr>
          <w:p w14:paraId="37F3BDB8" w14:textId="77777777" w:rsidR="00643E7E" w:rsidRPr="00643E7E" w:rsidRDefault="00643E7E" w:rsidP="00643E7E">
            <w:pPr>
              <w:jc w:val="center"/>
              <w:rPr>
                <w:rFonts w:eastAsia="Times New Roman"/>
                <w:sz w:val="22"/>
                <w:szCs w:val="22"/>
              </w:rPr>
            </w:pPr>
            <w:r w:rsidRPr="00643E7E">
              <w:rPr>
                <w:rFonts w:eastAsia="Times New Roman"/>
                <w:sz w:val="22"/>
                <w:szCs w:val="22"/>
              </w:rPr>
              <w:t>Rate (%</w:t>
            </w:r>
            <w:proofErr w:type="spellStart"/>
            <w:proofErr w:type="gramStart"/>
            <w:r w:rsidRPr="00643E7E">
              <w:rPr>
                <w:rFonts w:eastAsia="Times New Roman"/>
                <w:sz w:val="22"/>
                <w:szCs w:val="22"/>
              </w:rPr>
              <w:t>v:v</w:t>
            </w:r>
            <w:proofErr w:type="spellEnd"/>
            <w:proofErr w:type="gramEnd"/>
            <w:r w:rsidRPr="00643E7E">
              <w:rPr>
                <w:rFonts w:eastAsia="Times New Roman"/>
                <w:sz w:val="22"/>
                <w:szCs w:val="22"/>
              </w:rPr>
              <w:t>)</w:t>
            </w:r>
          </w:p>
        </w:tc>
        <w:tc>
          <w:tcPr>
            <w:tcW w:w="1888" w:type="pct"/>
            <w:tcBorders>
              <w:top w:val="single" w:sz="4" w:space="0" w:color="auto"/>
              <w:bottom w:val="single" w:sz="4" w:space="0" w:color="auto"/>
            </w:tcBorders>
            <w:vAlign w:val="center"/>
          </w:tcPr>
          <w:p w14:paraId="1CC21563" w14:textId="77777777" w:rsidR="00643E7E" w:rsidRPr="00643E7E" w:rsidRDefault="00643E7E" w:rsidP="00643E7E">
            <w:pPr>
              <w:jc w:val="center"/>
              <w:rPr>
                <w:rFonts w:eastAsia="Times New Roman"/>
                <w:sz w:val="22"/>
                <w:szCs w:val="22"/>
              </w:rPr>
            </w:pPr>
            <w:r w:rsidRPr="00643E7E">
              <w:rPr>
                <w:rFonts w:eastAsia="Times New Roman"/>
                <w:sz w:val="22"/>
                <w:szCs w:val="22"/>
              </w:rPr>
              <w:t>Nozzle</w:t>
            </w:r>
          </w:p>
        </w:tc>
      </w:tr>
      <w:tr w:rsidR="00643E7E" w:rsidRPr="00643E7E" w14:paraId="77FD55B7" w14:textId="77777777" w:rsidTr="002262BB">
        <w:trPr>
          <w:trHeight w:val="227"/>
        </w:trPr>
        <w:tc>
          <w:tcPr>
            <w:tcW w:w="275" w:type="pct"/>
            <w:tcBorders>
              <w:top w:val="single" w:sz="4" w:space="0" w:color="auto"/>
            </w:tcBorders>
            <w:vAlign w:val="center"/>
          </w:tcPr>
          <w:p w14:paraId="13B11EB7" w14:textId="77777777" w:rsidR="00643E7E" w:rsidRPr="00643E7E" w:rsidRDefault="00643E7E" w:rsidP="00643E7E">
            <w:pPr>
              <w:rPr>
                <w:rFonts w:eastAsia="Times New Roman"/>
              </w:rPr>
            </w:pPr>
            <w:r w:rsidRPr="00643E7E">
              <w:rPr>
                <w:rFonts w:eastAsia="Times New Roman"/>
              </w:rPr>
              <w:t>0</w:t>
            </w:r>
          </w:p>
        </w:tc>
        <w:tc>
          <w:tcPr>
            <w:tcW w:w="1827" w:type="pct"/>
            <w:tcBorders>
              <w:top w:val="single" w:sz="4" w:space="0" w:color="auto"/>
            </w:tcBorders>
          </w:tcPr>
          <w:p w14:paraId="0CF41F36" w14:textId="77777777" w:rsidR="00643E7E" w:rsidRPr="00643E7E" w:rsidRDefault="00643E7E" w:rsidP="00643E7E">
            <w:pPr>
              <w:rPr>
                <w:rFonts w:eastAsia="Times New Roman"/>
              </w:rPr>
            </w:pPr>
            <w:r w:rsidRPr="00643E7E">
              <w:rPr>
                <w:rFonts w:eastAsia="Times New Roman"/>
              </w:rPr>
              <w:t>DI Water</w:t>
            </w:r>
          </w:p>
        </w:tc>
        <w:tc>
          <w:tcPr>
            <w:tcW w:w="1010" w:type="pct"/>
            <w:tcBorders>
              <w:top w:val="single" w:sz="4" w:space="0" w:color="auto"/>
            </w:tcBorders>
            <w:vAlign w:val="center"/>
          </w:tcPr>
          <w:p w14:paraId="0C5E0E19" w14:textId="77777777" w:rsidR="00643E7E" w:rsidRPr="00643E7E" w:rsidRDefault="00643E7E" w:rsidP="00643E7E">
            <w:pPr>
              <w:jc w:val="center"/>
              <w:rPr>
                <w:rFonts w:eastAsia="Times New Roman"/>
              </w:rPr>
            </w:pPr>
            <w:r w:rsidRPr="00643E7E">
              <w:rPr>
                <w:rFonts w:eastAsia="Times New Roman"/>
              </w:rPr>
              <w:t>0</w:t>
            </w:r>
          </w:p>
        </w:tc>
        <w:tc>
          <w:tcPr>
            <w:tcW w:w="1888" w:type="pct"/>
            <w:tcBorders>
              <w:top w:val="single" w:sz="4" w:space="0" w:color="auto"/>
            </w:tcBorders>
            <w:vAlign w:val="center"/>
          </w:tcPr>
          <w:p w14:paraId="0F4F8065" w14:textId="77777777" w:rsidR="00643E7E" w:rsidRPr="00643E7E" w:rsidRDefault="00643E7E" w:rsidP="00643E7E">
            <w:pPr>
              <w:jc w:val="center"/>
              <w:rPr>
                <w:rFonts w:eastAsia="Times New Roman"/>
              </w:rPr>
            </w:pPr>
            <w:r w:rsidRPr="00643E7E">
              <w:rPr>
                <w:rFonts w:eastAsia="Times New Roman"/>
                <w:color w:val="000000"/>
                <w:szCs w:val="22"/>
              </w:rPr>
              <w:t>XR11004, TT11004, AIXR11004, TTI11004</w:t>
            </w:r>
          </w:p>
        </w:tc>
      </w:tr>
      <w:tr w:rsidR="00643E7E" w:rsidRPr="00643E7E" w14:paraId="4800BD60" w14:textId="77777777" w:rsidTr="002262BB">
        <w:trPr>
          <w:trHeight w:val="329"/>
        </w:trPr>
        <w:tc>
          <w:tcPr>
            <w:tcW w:w="275" w:type="pct"/>
            <w:vAlign w:val="center"/>
          </w:tcPr>
          <w:p w14:paraId="4CCE4212" w14:textId="77777777" w:rsidR="00643E7E" w:rsidRPr="00643E7E" w:rsidRDefault="00643E7E" w:rsidP="00643E7E">
            <w:pPr>
              <w:rPr>
                <w:rFonts w:eastAsia="Times New Roman"/>
                <w:color w:val="000000"/>
                <w:szCs w:val="18"/>
              </w:rPr>
            </w:pPr>
            <w:r w:rsidRPr="00643E7E">
              <w:rPr>
                <w:rFonts w:eastAsia="Times New Roman"/>
                <w:color w:val="000000"/>
                <w:szCs w:val="18"/>
              </w:rPr>
              <w:t>1</w:t>
            </w:r>
          </w:p>
        </w:tc>
        <w:tc>
          <w:tcPr>
            <w:tcW w:w="1827" w:type="pct"/>
            <w:tcBorders>
              <w:left w:val="nil"/>
              <w:bottom w:val="nil"/>
              <w:right w:val="nil"/>
            </w:tcBorders>
            <w:shd w:val="clear" w:color="auto" w:fill="auto"/>
            <w:vAlign w:val="center"/>
          </w:tcPr>
          <w:p w14:paraId="1FC9784B" w14:textId="77777777" w:rsidR="00643E7E" w:rsidRPr="00643E7E" w:rsidRDefault="00643E7E" w:rsidP="00643E7E">
            <w:pPr>
              <w:rPr>
                <w:rFonts w:eastAsia="Times New Roman"/>
                <w:color w:val="000000"/>
                <w:sz w:val="22"/>
                <w:szCs w:val="22"/>
              </w:rPr>
            </w:pPr>
            <w:r w:rsidRPr="00643E7E">
              <w:rPr>
                <w:rFonts w:eastAsia="Times New Roman"/>
                <w:color w:val="000000"/>
                <w:sz w:val="22"/>
                <w:szCs w:val="22"/>
              </w:rPr>
              <w:t xml:space="preserve">Headline </w:t>
            </w:r>
          </w:p>
        </w:tc>
        <w:tc>
          <w:tcPr>
            <w:tcW w:w="1010" w:type="pct"/>
            <w:tcBorders>
              <w:left w:val="nil"/>
              <w:bottom w:val="nil"/>
              <w:right w:val="nil"/>
            </w:tcBorders>
            <w:shd w:val="clear" w:color="auto" w:fill="auto"/>
            <w:vAlign w:val="center"/>
          </w:tcPr>
          <w:p w14:paraId="0F18A13A" w14:textId="77777777" w:rsidR="00643E7E" w:rsidRPr="00643E7E" w:rsidRDefault="00643E7E" w:rsidP="00643E7E">
            <w:pPr>
              <w:jc w:val="center"/>
              <w:rPr>
                <w:rFonts w:eastAsia="Times New Roman"/>
                <w:color w:val="000000"/>
                <w:szCs w:val="22"/>
              </w:rPr>
            </w:pPr>
            <w:r w:rsidRPr="00643E7E">
              <w:rPr>
                <w:rFonts w:eastAsia="Times New Roman"/>
                <w:color w:val="000000"/>
                <w:szCs w:val="22"/>
              </w:rPr>
              <w:t>0.625</w:t>
            </w:r>
          </w:p>
        </w:tc>
        <w:tc>
          <w:tcPr>
            <w:tcW w:w="1888" w:type="pct"/>
            <w:vAlign w:val="center"/>
          </w:tcPr>
          <w:p w14:paraId="3EEDE897" w14:textId="77777777" w:rsidR="00643E7E" w:rsidRPr="00643E7E" w:rsidRDefault="00643E7E" w:rsidP="00643E7E">
            <w:pPr>
              <w:jc w:val="center"/>
              <w:rPr>
                <w:rFonts w:eastAsia="Times New Roman"/>
                <w:color w:val="000000"/>
                <w:szCs w:val="22"/>
              </w:rPr>
            </w:pPr>
            <w:r w:rsidRPr="00643E7E">
              <w:rPr>
                <w:rFonts w:eastAsia="Times New Roman"/>
                <w:color w:val="000000"/>
                <w:szCs w:val="22"/>
              </w:rPr>
              <w:t>XR11004, TT11004, AIXR11004, TTI11004</w:t>
            </w:r>
          </w:p>
        </w:tc>
      </w:tr>
      <w:tr w:rsidR="00643E7E" w:rsidRPr="00643E7E" w14:paraId="07AA5D71" w14:textId="77777777" w:rsidTr="002262BB">
        <w:trPr>
          <w:trHeight w:val="329"/>
        </w:trPr>
        <w:tc>
          <w:tcPr>
            <w:tcW w:w="275" w:type="pct"/>
            <w:vAlign w:val="center"/>
          </w:tcPr>
          <w:p w14:paraId="5F6DE184" w14:textId="77777777" w:rsidR="00643E7E" w:rsidRPr="00643E7E" w:rsidRDefault="00643E7E" w:rsidP="00643E7E">
            <w:pPr>
              <w:rPr>
                <w:rFonts w:eastAsia="Times New Roman"/>
                <w:color w:val="000000"/>
                <w:szCs w:val="18"/>
              </w:rPr>
            </w:pPr>
            <w:r w:rsidRPr="00643E7E">
              <w:rPr>
                <w:rFonts w:eastAsia="Times New Roman"/>
                <w:color w:val="000000"/>
                <w:szCs w:val="18"/>
              </w:rPr>
              <w:t>2</w:t>
            </w:r>
          </w:p>
        </w:tc>
        <w:tc>
          <w:tcPr>
            <w:tcW w:w="1827" w:type="pct"/>
            <w:tcBorders>
              <w:left w:val="nil"/>
              <w:bottom w:val="nil"/>
              <w:right w:val="nil"/>
            </w:tcBorders>
            <w:shd w:val="clear" w:color="auto" w:fill="auto"/>
            <w:vAlign w:val="center"/>
          </w:tcPr>
          <w:p w14:paraId="15717666" w14:textId="77777777" w:rsidR="00643E7E" w:rsidRPr="00643E7E" w:rsidRDefault="00643E7E" w:rsidP="00643E7E">
            <w:pPr>
              <w:rPr>
                <w:rFonts w:eastAsia="Times New Roman"/>
                <w:color w:val="000000"/>
                <w:sz w:val="22"/>
                <w:szCs w:val="22"/>
              </w:rPr>
            </w:pPr>
            <w:r w:rsidRPr="00643E7E">
              <w:rPr>
                <w:rFonts w:eastAsia="Times New Roman"/>
                <w:color w:val="000000"/>
                <w:sz w:val="22"/>
                <w:szCs w:val="22"/>
              </w:rPr>
              <w:t>Headline + adjuvant</w:t>
            </w:r>
          </w:p>
        </w:tc>
        <w:tc>
          <w:tcPr>
            <w:tcW w:w="1010" w:type="pct"/>
            <w:tcBorders>
              <w:left w:val="nil"/>
              <w:bottom w:val="nil"/>
              <w:right w:val="nil"/>
            </w:tcBorders>
            <w:shd w:val="clear" w:color="auto" w:fill="auto"/>
            <w:vAlign w:val="center"/>
          </w:tcPr>
          <w:p w14:paraId="3CD7DAAE" w14:textId="77777777" w:rsidR="00643E7E" w:rsidRPr="00643E7E" w:rsidRDefault="00643E7E" w:rsidP="00643E7E">
            <w:pPr>
              <w:jc w:val="center"/>
              <w:rPr>
                <w:rFonts w:eastAsia="Times New Roman"/>
                <w:color w:val="000000"/>
              </w:rPr>
            </w:pPr>
            <w:r w:rsidRPr="00643E7E">
              <w:rPr>
                <w:rFonts w:eastAsia="Times New Roman"/>
                <w:color w:val="000000"/>
              </w:rPr>
              <w:t>0.625 + A</w:t>
            </w:r>
          </w:p>
        </w:tc>
        <w:tc>
          <w:tcPr>
            <w:tcW w:w="1888" w:type="pct"/>
            <w:vAlign w:val="center"/>
          </w:tcPr>
          <w:p w14:paraId="3FED24D2" w14:textId="77777777" w:rsidR="00643E7E" w:rsidRPr="00643E7E" w:rsidRDefault="00643E7E" w:rsidP="00643E7E">
            <w:pPr>
              <w:jc w:val="center"/>
              <w:rPr>
                <w:rFonts w:eastAsia="Times New Roman"/>
                <w:color w:val="000000"/>
                <w:szCs w:val="22"/>
              </w:rPr>
            </w:pPr>
            <w:r w:rsidRPr="00643E7E">
              <w:rPr>
                <w:rFonts w:eastAsia="Times New Roman"/>
                <w:color w:val="000000"/>
                <w:szCs w:val="22"/>
              </w:rPr>
              <w:t>XR11004, TT11004, AIXR11004, TTI11004</w:t>
            </w:r>
          </w:p>
        </w:tc>
      </w:tr>
      <w:tr w:rsidR="00643E7E" w:rsidRPr="00643E7E" w14:paraId="16346C69" w14:textId="77777777" w:rsidTr="002262BB">
        <w:trPr>
          <w:trHeight w:val="329"/>
        </w:trPr>
        <w:tc>
          <w:tcPr>
            <w:tcW w:w="275" w:type="pct"/>
            <w:vAlign w:val="center"/>
          </w:tcPr>
          <w:p w14:paraId="2DCF60AA" w14:textId="77777777" w:rsidR="00643E7E" w:rsidRPr="00643E7E" w:rsidRDefault="00643E7E" w:rsidP="00643E7E">
            <w:pPr>
              <w:rPr>
                <w:rFonts w:eastAsia="Times New Roman"/>
                <w:color w:val="000000"/>
                <w:szCs w:val="18"/>
              </w:rPr>
            </w:pPr>
            <w:r w:rsidRPr="00643E7E">
              <w:rPr>
                <w:rFonts w:eastAsia="Times New Roman"/>
                <w:color w:val="000000"/>
                <w:szCs w:val="18"/>
              </w:rPr>
              <w:t>3</w:t>
            </w:r>
          </w:p>
        </w:tc>
        <w:tc>
          <w:tcPr>
            <w:tcW w:w="1827" w:type="pct"/>
            <w:tcBorders>
              <w:left w:val="nil"/>
              <w:bottom w:val="nil"/>
              <w:right w:val="nil"/>
            </w:tcBorders>
            <w:shd w:val="clear" w:color="auto" w:fill="auto"/>
            <w:vAlign w:val="center"/>
          </w:tcPr>
          <w:p w14:paraId="07BC1E79" w14:textId="77777777" w:rsidR="00643E7E" w:rsidRPr="00643E7E" w:rsidRDefault="00643E7E" w:rsidP="00643E7E">
            <w:pPr>
              <w:rPr>
                <w:rFonts w:eastAsia="Times New Roman"/>
                <w:color w:val="000000"/>
                <w:sz w:val="22"/>
                <w:szCs w:val="22"/>
              </w:rPr>
            </w:pPr>
            <w:r w:rsidRPr="00643E7E">
              <w:rPr>
                <w:rFonts w:eastAsia="Times New Roman"/>
                <w:color w:val="000000"/>
                <w:sz w:val="22"/>
                <w:szCs w:val="22"/>
              </w:rPr>
              <w:t>Liberty</w:t>
            </w:r>
          </w:p>
        </w:tc>
        <w:tc>
          <w:tcPr>
            <w:tcW w:w="1010" w:type="pct"/>
            <w:tcBorders>
              <w:left w:val="nil"/>
              <w:bottom w:val="nil"/>
              <w:right w:val="nil"/>
            </w:tcBorders>
            <w:shd w:val="clear" w:color="auto" w:fill="auto"/>
            <w:vAlign w:val="center"/>
          </w:tcPr>
          <w:p w14:paraId="56E9AAB9" w14:textId="77777777" w:rsidR="00643E7E" w:rsidRPr="00643E7E" w:rsidRDefault="00643E7E" w:rsidP="00643E7E">
            <w:pPr>
              <w:jc w:val="center"/>
              <w:rPr>
                <w:rFonts w:eastAsia="Times New Roman"/>
                <w:color w:val="000000"/>
              </w:rPr>
            </w:pPr>
            <w:r w:rsidRPr="00643E7E">
              <w:rPr>
                <w:rFonts w:eastAsia="Times New Roman"/>
                <w:color w:val="000000"/>
              </w:rPr>
              <w:t>2.5</w:t>
            </w:r>
          </w:p>
        </w:tc>
        <w:tc>
          <w:tcPr>
            <w:tcW w:w="1888" w:type="pct"/>
            <w:vAlign w:val="center"/>
          </w:tcPr>
          <w:p w14:paraId="5D475FD6" w14:textId="77777777" w:rsidR="00643E7E" w:rsidRPr="00643E7E" w:rsidRDefault="00643E7E" w:rsidP="00643E7E">
            <w:pPr>
              <w:jc w:val="center"/>
              <w:rPr>
                <w:rFonts w:eastAsia="Times New Roman"/>
                <w:color w:val="000000"/>
                <w:szCs w:val="22"/>
              </w:rPr>
            </w:pPr>
            <w:r w:rsidRPr="00643E7E">
              <w:rPr>
                <w:rFonts w:eastAsia="Times New Roman"/>
                <w:color w:val="000000"/>
                <w:szCs w:val="22"/>
              </w:rPr>
              <w:t>XR11004, TT11004, AIXR11004, TTI11004</w:t>
            </w:r>
          </w:p>
        </w:tc>
      </w:tr>
      <w:tr w:rsidR="00643E7E" w:rsidRPr="00643E7E" w14:paraId="37CC2CCF" w14:textId="77777777" w:rsidTr="002262BB">
        <w:trPr>
          <w:trHeight w:val="329"/>
        </w:trPr>
        <w:tc>
          <w:tcPr>
            <w:tcW w:w="275" w:type="pct"/>
            <w:vAlign w:val="center"/>
          </w:tcPr>
          <w:p w14:paraId="742FBF8C" w14:textId="77777777" w:rsidR="00643E7E" w:rsidRPr="00643E7E" w:rsidRDefault="00643E7E" w:rsidP="00643E7E">
            <w:pPr>
              <w:rPr>
                <w:rFonts w:eastAsia="Times New Roman"/>
                <w:color w:val="000000"/>
                <w:szCs w:val="18"/>
              </w:rPr>
            </w:pPr>
            <w:r w:rsidRPr="00643E7E">
              <w:rPr>
                <w:rFonts w:eastAsia="Times New Roman"/>
                <w:color w:val="000000"/>
                <w:szCs w:val="18"/>
              </w:rPr>
              <w:t>4</w:t>
            </w:r>
          </w:p>
        </w:tc>
        <w:tc>
          <w:tcPr>
            <w:tcW w:w="1827" w:type="pct"/>
            <w:tcBorders>
              <w:left w:val="nil"/>
              <w:bottom w:val="nil"/>
              <w:right w:val="nil"/>
            </w:tcBorders>
            <w:shd w:val="clear" w:color="auto" w:fill="auto"/>
            <w:vAlign w:val="center"/>
          </w:tcPr>
          <w:p w14:paraId="66D46208" w14:textId="77777777" w:rsidR="00643E7E" w:rsidRPr="00643E7E" w:rsidRDefault="00643E7E" w:rsidP="00643E7E">
            <w:pPr>
              <w:rPr>
                <w:rFonts w:eastAsia="Times New Roman"/>
                <w:color w:val="000000"/>
                <w:sz w:val="22"/>
                <w:szCs w:val="22"/>
              </w:rPr>
            </w:pPr>
            <w:r w:rsidRPr="00643E7E">
              <w:rPr>
                <w:rFonts w:eastAsia="Times New Roman"/>
                <w:color w:val="000000"/>
                <w:sz w:val="22"/>
                <w:szCs w:val="22"/>
              </w:rPr>
              <w:t>Liberty + Adjuvant</w:t>
            </w:r>
          </w:p>
        </w:tc>
        <w:tc>
          <w:tcPr>
            <w:tcW w:w="1010" w:type="pct"/>
            <w:tcBorders>
              <w:left w:val="nil"/>
              <w:bottom w:val="nil"/>
              <w:right w:val="nil"/>
            </w:tcBorders>
            <w:shd w:val="clear" w:color="auto" w:fill="auto"/>
            <w:vAlign w:val="center"/>
          </w:tcPr>
          <w:p w14:paraId="7CC1B6A0" w14:textId="77777777" w:rsidR="00643E7E" w:rsidRPr="00643E7E" w:rsidRDefault="00643E7E" w:rsidP="00643E7E">
            <w:pPr>
              <w:jc w:val="center"/>
              <w:rPr>
                <w:rFonts w:eastAsia="Times New Roman"/>
                <w:color w:val="000000"/>
              </w:rPr>
            </w:pPr>
            <w:r w:rsidRPr="00643E7E">
              <w:rPr>
                <w:rFonts w:eastAsia="Times New Roman"/>
                <w:color w:val="000000"/>
              </w:rPr>
              <w:t>2.5 + A</w:t>
            </w:r>
          </w:p>
        </w:tc>
        <w:tc>
          <w:tcPr>
            <w:tcW w:w="1888" w:type="pct"/>
            <w:vAlign w:val="center"/>
          </w:tcPr>
          <w:p w14:paraId="2E8823A5" w14:textId="77777777" w:rsidR="00643E7E" w:rsidRPr="00643E7E" w:rsidRDefault="00643E7E" w:rsidP="00643E7E">
            <w:pPr>
              <w:jc w:val="center"/>
              <w:rPr>
                <w:rFonts w:eastAsia="Times New Roman"/>
                <w:color w:val="000000"/>
                <w:szCs w:val="22"/>
              </w:rPr>
            </w:pPr>
            <w:r w:rsidRPr="00643E7E">
              <w:rPr>
                <w:rFonts w:eastAsia="Times New Roman"/>
                <w:color w:val="000000"/>
                <w:szCs w:val="22"/>
              </w:rPr>
              <w:t>XR11004, TT11004, AIXR11004, TTI11004</w:t>
            </w:r>
          </w:p>
        </w:tc>
      </w:tr>
      <w:tr w:rsidR="00643E7E" w:rsidRPr="00643E7E" w14:paraId="088F8597" w14:textId="77777777" w:rsidTr="002262BB">
        <w:trPr>
          <w:trHeight w:val="329"/>
        </w:trPr>
        <w:tc>
          <w:tcPr>
            <w:tcW w:w="275" w:type="pct"/>
            <w:vAlign w:val="center"/>
          </w:tcPr>
          <w:p w14:paraId="2EDFE00F" w14:textId="77777777" w:rsidR="00643E7E" w:rsidRPr="00643E7E" w:rsidRDefault="00643E7E" w:rsidP="00643E7E">
            <w:pPr>
              <w:rPr>
                <w:rFonts w:eastAsia="Times New Roman"/>
                <w:color w:val="000000"/>
                <w:szCs w:val="18"/>
              </w:rPr>
            </w:pPr>
            <w:r w:rsidRPr="00643E7E">
              <w:rPr>
                <w:rFonts w:eastAsia="Times New Roman"/>
                <w:color w:val="000000"/>
                <w:szCs w:val="18"/>
              </w:rPr>
              <w:t>5</w:t>
            </w:r>
          </w:p>
        </w:tc>
        <w:tc>
          <w:tcPr>
            <w:tcW w:w="1827" w:type="pct"/>
            <w:tcBorders>
              <w:left w:val="nil"/>
              <w:bottom w:val="nil"/>
              <w:right w:val="nil"/>
            </w:tcBorders>
            <w:shd w:val="clear" w:color="auto" w:fill="auto"/>
            <w:vAlign w:val="center"/>
          </w:tcPr>
          <w:p w14:paraId="5DA377A3" w14:textId="77777777" w:rsidR="00643E7E" w:rsidRPr="00643E7E" w:rsidRDefault="00643E7E" w:rsidP="00643E7E">
            <w:pPr>
              <w:rPr>
                <w:rFonts w:eastAsia="Times New Roman"/>
                <w:color w:val="000000"/>
                <w:sz w:val="22"/>
                <w:szCs w:val="22"/>
              </w:rPr>
            </w:pPr>
            <w:r w:rsidRPr="00643E7E">
              <w:rPr>
                <w:rFonts w:eastAsia="Times New Roman"/>
                <w:color w:val="000000"/>
                <w:sz w:val="22"/>
                <w:szCs w:val="22"/>
              </w:rPr>
              <w:t xml:space="preserve">Roundup </w:t>
            </w:r>
            <w:proofErr w:type="spellStart"/>
            <w:r w:rsidRPr="00643E7E">
              <w:rPr>
                <w:rFonts w:eastAsia="Times New Roman"/>
                <w:color w:val="000000"/>
                <w:sz w:val="22"/>
                <w:szCs w:val="22"/>
              </w:rPr>
              <w:t>PowerMax</w:t>
            </w:r>
            <w:proofErr w:type="spellEnd"/>
          </w:p>
        </w:tc>
        <w:tc>
          <w:tcPr>
            <w:tcW w:w="1010" w:type="pct"/>
            <w:tcBorders>
              <w:left w:val="nil"/>
              <w:bottom w:val="nil"/>
              <w:right w:val="nil"/>
            </w:tcBorders>
            <w:shd w:val="clear" w:color="auto" w:fill="auto"/>
            <w:vAlign w:val="center"/>
          </w:tcPr>
          <w:p w14:paraId="6331A066" w14:textId="77777777" w:rsidR="00643E7E" w:rsidRPr="00643E7E" w:rsidRDefault="00643E7E" w:rsidP="00643E7E">
            <w:pPr>
              <w:jc w:val="center"/>
              <w:rPr>
                <w:rFonts w:eastAsia="Times New Roman"/>
                <w:color w:val="000000"/>
              </w:rPr>
            </w:pPr>
            <w:r w:rsidRPr="00643E7E">
              <w:rPr>
                <w:rFonts w:eastAsia="Times New Roman"/>
                <w:color w:val="000000"/>
              </w:rPr>
              <w:t>2.5</w:t>
            </w:r>
          </w:p>
        </w:tc>
        <w:tc>
          <w:tcPr>
            <w:tcW w:w="1888" w:type="pct"/>
            <w:vAlign w:val="center"/>
          </w:tcPr>
          <w:p w14:paraId="01E35063" w14:textId="77777777" w:rsidR="00643E7E" w:rsidRPr="00643E7E" w:rsidRDefault="00643E7E" w:rsidP="00643E7E">
            <w:pPr>
              <w:jc w:val="center"/>
              <w:rPr>
                <w:rFonts w:eastAsia="Times New Roman"/>
                <w:color w:val="000000"/>
                <w:szCs w:val="22"/>
              </w:rPr>
            </w:pPr>
            <w:r w:rsidRPr="00643E7E">
              <w:rPr>
                <w:rFonts w:eastAsia="Times New Roman"/>
                <w:color w:val="000000"/>
                <w:szCs w:val="22"/>
              </w:rPr>
              <w:t>XR11004, TT11004, AIXR11004, TTI11004</w:t>
            </w:r>
          </w:p>
        </w:tc>
      </w:tr>
      <w:tr w:rsidR="00643E7E" w:rsidRPr="00643E7E" w14:paraId="6D09BC9E" w14:textId="77777777" w:rsidTr="002262BB">
        <w:trPr>
          <w:trHeight w:val="329"/>
        </w:trPr>
        <w:tc>
          <w:tcPr>
            <w:tcW w:w="275" w:type="pct"/>
            <w:vAlign w:val="center"/>
          </w:tcPr>
          <w:p w14:paraId="05049800" w14:textId="77777777" w:rsidR="00643E7E" w:rsidRPr="00643E7E" w:rsidRDefault="00643E7E" w:rsidP="00643E7E">
            <w:pPr>
              <w:rPr>
                <w:rFonts w:eastAsia="Times New Roman"/>
                <w:color w:val="000000"/>
                <w:szCs w:val="18"/>
              </w:rPr>
            </w:pPr>
            <w:r w:rsidRPr="00643E7E">
              <w:rPr>
                <w:rFonts w:eastAsia="Times New Roman"/>
                <w:color w:val="000000"/>
                <w:szCs w:val="18"/>
              </w:rPr>
              <w:t>6</w:t>
            </w:r>
          </w:p>
        </w:tc>
        <w:tc>
          <w:tcPr>
            <w:tcW w:w="1827" w:type="pct"/>
            <w:tcBorders>
              <w:left w:val="nil"/>
              <w:bottom w:val="nil"/>
              <w:right w:val="nil"/>
            </w:tcBorders>
            <w:shd w:val="clear" w:color="auto" w:fill="auto"/>
            <w:vAlign w:val="center"/>
          </w:tcPr>
          <w:p w14:paraId="1C47ED91" w14:textId="77777777" w:rsidR="00643E7E" w:rsidRPr="00643E7E" w:rsidRDefault="00643E7E" w:rsidP="00643E7E">
            <w:pPr>
              <w:rPr>
                <w:rFonts w:eastAsia="Times New Roman"/>
                <w:color w:val="000000"/>
                <w:sz w:val="22"/>
                <w:szCs w:val="22"/>
              </w:rPr>
            </w:pPr>
            <w:r w:rsidRPr="00643E7E">
              <w:rPr>
                <w:rFonts w:eastAsia="Times New Roman"/>
                <w:color w:val="000000"/>
                <w:sz w:val="22"/>
                <w:szCs w:val="22"/>
              </w:rPr>
              <w:t xml:space="preserve">Roundup </w:t>
            </w:r>
            <w:proofErr w:type="spellStart"/>
            <w:r w:rsidRPr="00643E7E">
              <w:rPr>
                <w:rFonts w:eastAsia="Times New Roman"/>
                <w:color w:val="000000"/>
                <w:sz w:val="22"/>
                <w:szCs w:val="22"/>
              </w:rPr>
              <w:t>PowerMax</w:t>
            </w:r>
            <w:proofErr w:type="spellEnd"/>
            <w:r w:rsidRPr="00643E7E">
              <w:rPr>
                <w:rFonts w:eastAsia="Times New Roman"/>
                <w:color w:val="000000"/>
                <w:sz w:val="22"/>
                <w:szCs w:val="22"/>
              </w:rPr>
              <w:t xml:space="preserve"> + Adjuvant</w:t>
            </w:r>
          </w:p>
        </w:tc>
        <w:tc>
          <w:tcPr>
            <w:tcW w:w="1010" w:type="pct"/>
            <w:tcBorders>
              <w:left w:val="nil"/>
              <w:bottom w:val="nil"/>
              <w:right w:val="nil"/>
            </w:tcBorders>
            <w:shd w:val="clear" w:color="auto" w:fill="auto"/>
            <w:vAlign w:val="center"/>
          </w:tcPr>
          <w:p w14:paraId="0E719964" w14:textId="77777777" w:rsidR="00643E7E" w:rsidRPr="00643E7E" w:rsidRDefault="00643E7E" w:rsidP="00643E7E">
            <w:pPr>
              <w:jc w:val="center"/>
              <w:rPr>
                <w:rFonts w:eastAsia="Times New Roman"/>
                <w:color w:val="000000"/>
              </w:rPr>
            </w:pPr>
            <w:r w:rsidRPr="00643E7E">
              <w:rPr>
                <w:rFonts w:eastAsia="Times New Roman"/>
                <w:color w:val="000000"/>
              </w:rPr>
              <w:t>2.5 + A</w:t>
            </w:r>
          </w:p>
        </w:tc>
        <w:tc>
          <w:tcPr>
            <w:tcW w:w="1888" w:type="pct"/>
            <w:vAlign w:val="center"/>
          </w:tcPr>
          <w:p w14:paraId="37164960" w14:textId="77777777" w:rsidR="00643E7E" w:rsidRPr="00643E7E" w:rsidRDefault="00643E7E" w:rsidP="00643E7E">
            <w:pPr>
              <w:jc w:val="center"/>
              <w:rPr>
                <w:rFonts w:eastAsia="Times New Roman"/>
                <w:color w:val="000000"/>
                <w:szCs w:val="22"/>
              </w:rPr>
            </w:pPr>
            <w:r w:rsidRPr="00643E7E">
              <w:rPr>
                <w:rFonts w:eastAsia="Times New Roman"/>
                <w:color w:val="000000"/>
                <w:szCs w:val="22"/>
              </w:rPr>
              <w:t>XR11004, TT11004, AIXR11004, TTI11004</w:t>
            </w:r>
          </w:p>
        </w:tc>
      </w:tr>
      <w:tr w:rsidR="00643E7E" w:rsidRPr="00643E7E" w14:paraId="667D4A01" w14:textId="77777777" w:rsidTr="002262BB">
        <w:trPr>
          <w:trHeight w:val="329"/>
        </w:trPr>
        <w:tc>
          <w:tcPr>
            <w:tcW w:w="275" w:type="pct"/>
            <w:vAlign w:val="center"/>
          </w:tcPr>
          <w:p w14:paraId="2995E3F3" w14:textId="77777777" w:rsidR="00643E7E" w:rsidRPr="00643E7E" w:rsidRDefault="00643E7E" w:rsidP="00643E7E">
            <w:pPr>
              <w:rPr>
                <w:rFonts w:eastAsia="Times New Roman"/>
                <w:color w:val="000000"/>
                <w:szCs w:val="18"/>
              </w:rPr>
            </w:pPr>
            <w:r w:rsidRPr="00643E7E">
              <w:rPr>
                <w:rFonts w:eastAsia="Times New Roman"/>
                <w:color w:val="000000"/>
                <w:szCs w:val="18"/>
              </w:rPr>
              <w:t>7</w:t>
            </w:r>
          </w:p>
        </w:tc>
        <w:tc>
          <w:tcPr>
            <w:tcW w:w="1827" w:type="pct"/>
            <w:tcBorders>
              <w:top w:val="nil"/>
              <w:left w:val="nil"/>
              <w:right w:val="nil"/>
            </w:tcBorders>
            <w:shd w:val="clear" w:color="auto" w:fill="auto"/>
            <w:vAlign w:val="center"/>
          </w:tcPr>
          <w:p w14:paraId="7656A024" w14:textId="77777777" w:rsidR="00643E7E" w:rsidRPr="00643E7E" w:rsidRDefault="00643E7E" w:rsidP="00643E7E">
            <w:pPr>
              <w:rPr>
                <w:rFonts w:eastAsia="Times New Roman"/>
                <w:color w:val="000000"/>
                <w:sz w:val="22"/>
                <w:szCs w:val="22"/>
              </w:rPr>
            </w:pPr>
            <w:r w:rsidRPr="00643E7E">
              <w:rPr>
                <w:rFonts w:eastAsia="Times New Roman"/>
                <w:color w:val="000000"/>
                <w:sz w:val="22"/>
                <w:szCs w:val="22"/>
              </w:rPr>
              <w:t>Shredder</w:t>
            </w:r>
          </w:p>
        </w:tc>
        <w:tc>
          <w:tcPr>
            <w:tcW w:w="1010" w:type="pct"/>
            <w:tcBorders>
              <w:top w:val="nil"/>
              <w:left w:val="nil"/>
              <w:right w:val="nil"/>
            </w:tcBorders>
            <w:shd w:val="clear" w:color="auto" w:fill="auto"/>
            <w:vAlign w:val="center"/>
          </w:tcPr>
          <w:p w14:paraId="744A6E20" w14:textId="77777777" w:rsidR="00643E7E" w:rsidRPr="00643E7E" w:rsidRDefault="00643E7E" w:rsidP="00643E7E">
            <w:pPr>
              <w:jc w:val="center"/>
              <w:rPr>
                <w:rFonts w:eastAsia="Times New Roman"/>
                <w:color w:val="000000"/>
              </w:rPr>
            </w:pPr>
            <w:r w:rsidRPr="00643E7E">
              <w:rPr>
                <w:rFonts w:eastAsia="Times New Roman"/>
                <w:color w:val="000000"/>
              </w:rPr>
              <w:t>2.5</w:t>
            </w:r>
          </w:p>
        </w:tc>
        <w:tc>
          <w:tcPr>
            <w:tcW w:w="1888" w:type="pct"/>
            <w:vAlign w:val="center"/>
          </w:tcPr>
          <w:p w14:paraId="666FB4F0" w14:textId="77777777" w:rsidR="00643E7E" w:rsidRPr="00643E7E" w:rsidRDefault="00643E7E" w:rsidP="00643E7E">
            <w:pPr>
              <w:jc w:val="center"/>
              <w:rPr>
                <w:rFonts w:eastAsia="Times New Roman"/>
                <w:color w:val="000000"/>
                <w:szCs w:val="22"/>
              </w:rPr>
            </w:pPr>
            <w:r w:rsidRPr="00643E7E">
              <w:rPr>
                <w:rFonts w:eastAsia="Times New Roman"/>
                <w:color w:val="000000"/>
                <w:szCs w:val="22"/>
              </w:rPr>
              <w:t>XR11004, TT11004, AIXR11004, TTI11004</w:t>
            </w:r>
          </w:p>
        </w:tc>
      </w:tr>
      <w:tr w:rsidR="00643E7E" w:rsidRPr="00643E7E" w14:paraId="2218C82E" w14:textId="77777777" w:rsidTr="002262BB">
        <w:trPr>
          <w:trHeight w:val="329"/>
        </w:trPr>
        <w:tc>
          <w:tcPr>
            <w:tcW w:w="275" w:type="pct"/>
            <w:tcBorders>
              <w:bottom w:val="single" w:sz="4" w:space="0" w:color="auto"/>
            </w:tcBorders>
            <w:vAlign w:val="center"/>
          </w:tcPr>
          <w:p w14:paraId="6F8CFB00" w14:textId="77777777" w:rsidR="00643E7E" w:rsidRPr="00643E7E" w:rsidRDefault="00643E7E" w:rsidP="00643E7E">
            <w:pPr>
              <w:rPr>
                <w:rFonts w:eastAsia="Times New Roman"/>
                <w:color w:val="000000"/>
                <w:szCs w:val="18"/>
              </w:rPr>
            </w:pPr>
            <w:r w:rsidRPr="00643E7E">
              <w:rPr>
                <w:rFonts w:eastAsia="Times New Roman"/>
                <w:color w:val="000000"/>
                <w:szCs w:val="18"/>
              </w:rPr>
              <w:t>8</w:t>
            </w:r>
          </w:p>
        </w:tc>
        <w:tc>
          <w:tcPr>
            <w:tcW w:w="1827" w:type="pct"/>
            <w:tcBorders>
              <w:top w:val="nil"/>
              <w:left w:val="nil"/>
              <w:bottom w:val="single" w:sz="4" w:space="0" w:color="auto"/>
              <w:right w:val="nil"/>
            </w:tcBorders>
            <w:shd w:val="clear" w:color="auto" w:fill="auto"/>
            <w:vAlign w:val="center"/>
          </w:tcPr>
          <w:p w14:paraId="0E862BC2" w14:textId="77777777" w:rsidR="00643E7E" w:rsidRPr="00643E7E" w:rsidRDefault="00643E7E" w:rsidP="00643E7E">
            <w:pPr>
              <w:rPr>
                <w:rFonts w:eastAsia="Times New Roman"/>
                <w:color w:val="000000"/>
                <w:sz w:val="22"/>
                <w:szCs w:val="22"/>
              </w:rPr>
            </w:pPr>
            <w:r w:rsidRPr="00643E7E">
              <w:rPr>
                <w:rFonts w:eastAsia="Times New Roman"/>
                <w:color w:val="000000"/>
                <w:sz w:val="22"/>
                <w:szCs w:val="22"/>
              </w:rPr>
              <w:t>Shredder + Adjuvant</w:t>
            </w:r>
          </w:p>
        </w:tc>
        <w:tc>
          <w:tcPr>
            <w:tcW w:w="1010" w:type="pct"/>
            <w:tcBorders>
              <w:top w:val="nil"/>
              <w:left w:val="nil"/>
              <w:bottom w:val="single" w:sz="4" w:space="0" w:color="auto"/>
              <w:right w:val="nil"/>
            </w:tcBorders>
            <w:shd w:val="clear" w:color="auto" w:fill="auto"/>
            <w:vAlign w:val="center"/>
          </w:tcPr>
          <w:p w14:paraId="4C497596" w14:textId="77777777" w:rsidR="00643E7E" w:rsidRPr="00643E7E" w:rsidRDefault="00643E7E" w:rsidP="00643E7E">
            <w:pPr>
              <w:jc w:val="center"/>
              <w:rPr>
                <w:rFonts w:eastAsia="Times New Roman"/>
                <w:color w:val="000000"/>
              </w:rPr>
            </w:pPr>
            <w:r w:rsidRPr="00643E7E">
              <w:rPr>
                <w:rFonts w:eastAsia="Times New Roman"/>
                <w:color w:val="000000"/>
              </w:rPr>
              <w:t>2.5 + A</w:t>
            </w:r>
          </w:p>
        </w:tc>
        <w:tc>
          <w:tcPr>
            <w:tcW w:w="1888" w:type="pct"/>
            <w:tcBorders>
              <w:bottom w:val="single" w:sz="4" w:space="0" w:color="auto"/>
            </w:tcBorders>
            <w:vAlign w:val="center"/>
          </w:tcPr>
          <w:p w14:paraId="3930D99A" w14:textId="77777777" w:rsidR="00643E7E" w:rsidRPr="00643E7E" w:rsidRDefault="00643E7E" w:rsidP="00643E7E">
            <w:pPr>
              <w:jc w:val="center"/>
              <w:rPr>
                <w:rFonts w:eastAsia="Times New Roman"/>
                <w:color w:val="000000"/>
                <w:szCs w:val="22"/>
              </w:rPr>
            </w:pPr>
            <w:r w:rsidRPr="00643E7E">
              <w:rPr>
                <w:rFonts w:eastAsia="Times New Roman"/>
                <w:color w:val="000000"/>
                <w:szCs w:val="22"/>
              </w:rPr>
              <w:t>XR11004, TT11004, AIXR11004, TTI11004</w:t>
            </w:r>
          </w:p>
        </w:tc>
      </w:tr>
    </w:tbl>
    <w:p w14:paraId="718CBC43" w14:textId="19191B13" w:rsidR="00AF1C3E" w:rsidRDefault="00AF1C3E" w:rsidP="008C6C14">
      <w:pPr>
        <w:pStyle w:val="ListParagraph"/>
        <w:rPr>
          <w:rFonts w:cstheme="minorHAnsi"/>
          <w:bCs/>
          <w:sz w:val="24"/>
        </w:rPr>
      </w:pPr>
    </w:p>
    <w:p w14:paraId="21A21DE6" w14:textId="77777777" w:rsidR="0005515D" w:rsidRDefault="0005515D" w:rsidP="0005515D">
      <w:pPr>
        <w:rPr>
          <w:rFonts w:cstheme="minorHAnsi"/>
          <w:b/>
          <w:sz w:val="24"/>
        </w:rPr>
      </w:pPr>
      <w:r>
        <w:rPr>
          <w:rFonts w:cstheme="minorHAnsi"/>
          <w:b/>
          <w:sz w:val="24"/>
        </w:rPr>
        <w:t>DATA Generation and Review Process</w:t>
      </w:r>
    </w:p>
    <w:p w14:paraId="6361C2F0" w14:textId="77777777" w:rsidR="0005515D" w:rsidRDefault="0005515D" w:rsidP="0005515D">
      <w:pPr>
        <w:numPr>
          <w:ilvl w:val="0"/>
          <w:numId w:val="3"/>
        </w:numPr>
        <w:spacing w:after="200" w:line="276" w:lineRule="auto"/>
        <w:rPr>
          <w:rFonts w:cstheme="minorHAnsi"/>
          <w:bCs/>
          <w:sz w:val="24"/>
        </w:rPr>
      </w:pPr>
      <w:r>
        <w:rPr>
          <w:rFonts w:cstheme="minorHAnsi"/>
          <w:bCs/>
          <w:sz w:val="24"/>
        </w:rPr>
        <w:t xml:space="preserve">The initial phase of the AEP will consist of executing the above </w:t>
      </w:r>
      <w:r w:rsidRPr="003F1A5C">
        <w:rPr>
          <w:rFonts w:cstheme="minorHAnsi"/>
          <w:bCs/>
          <w:sz w:val="24"/>
        </w:rPr>
        <w:t>protocol at</w:t>
      </w:r>
      <w:r>
        <w:rPr>
          <w:rFonts w:cstheme="minorHAnsi"/>
          <w:bCs/>
          <w:sz w:val="24"/>
        </w:rPr>
        <w:t xml:space="preserve"> the</w:t>
      </w:r>
      <w:r w:rsidRPr="003F1A5C">
        <w:rPr>
          <w:rFonts w:cstheme="minorHAnsi"/>
          <w:bCs/>
          <w:sz w:val="24"/>
        </w:rPr>
        <w:t xml:space="preserve"> </w:t>
      </w:r>
      <w:r>
        <w:rPr>
          <w:rFonts w:cstheme="minorHAnsi"/>
          <w:bCs/>
          <w:sz w:val="24"/>
        </w:rPr>
        <w:t>University of Nebraska-Lincoln, Pesticide Application Technology facilities</w:t>
      </w:r>
      <w:r w:rsidRPr="003F1A5C">
        <w:rPr>
          <w:rFonts w:cstheme="minorHAnsi"/>
          <w:bCs/>
          <w:sz w:val="24"/>
        </w:rPr>
        <w:t xml:space="preserve"> with </w:t>
      </w:r>
      <w:r>
        <w:rPr>
          <w:rFonts w:cstheme="minorHAnsi"/>
          <w:bCs/>
          <w:sz w:val="24"/>
        </w:rPr>
        <w:t xml:space="preserve">the </w:t>
      </w:r>
      <w:r w:rsidRPr="003F1A5C">
        <w:rPr>
          <w:rFonts w:cstheme="minorHAnsi"/>
          <w:bCs/>
          <w:sz w:val="24"/>
        </w:rPr>
        <w:t>selected four nozzles and four pesticide formulations</w:t>
      </w:r>
      <w:r>
        <w:rPr>
          <w:rFonts w:cstheme="minorHAnsi"/>
          <w:bCs/>
          <w:sz w:val="24"/>
        </w:rPr>
        <w:t xml:space="preserve">, in combination with a single candidate adjuvant. Total cost for full protocol dataset for initial, single adjuvant is anticipated to be set at $5,000.00.  </w:t>
      </w:r>
    </w:p>
    <w:p w14:paraId="38806ED8" w14:textId="77777777" w:rsidR="0005515D" w:rsidRDefault="0005515D" w:rsidP="0005515D">
      <w:pPr>
        <w:numPr>
          <w:ilvl w:val="0"/>
          <w:numId w:val="3"/>
        </w:numPr>
        <w:spacing w:after="200" w:line="276" w:lineRule="auto"/>
        <w:rPr>
          <w:rFonts w:cstheme="minorHAnsi"/>
          <w:bCs/>
          <w:sz w:val="24"/>
        </w:rPr>
      </w:pPr>
      <w:r>
        <w:rPr>
          <w:rFonts w:cstheme="minorHAnsi"/>
          <w:bCs/>
          <w:sz w:val="24"/>
        </w:rPr>
        <w:t>In addition to the test combinations presented above, each candidate data set should also include droplet size distribution data for the ASABE S572.3 reference nozzles and the specified reference operating pressures (see following table).  NOTE: The newest version of S572 (version 3) uses updated pressure for the three coarsest classifications.  Measurements should be made under the same conditions and protocols as all program candidate treatment data.</w:t>
      </w:r>
    </w:p>
    <w:tbl>
      <w:tblPr>
        <w:tblStyle w:val="TableGrid3"/>
        <w:tblW w:w="0" w:type="auto"/>
        <w:tblInd w:w="1188" w:type="dxa"/>
        <w:tblLook w:val="04A0" w:firstRow="1" w:lastRow="0" w:firstColumn="1" w:lastColumn="0" w:noHBand="0" w:noVBand="1"/>
      </w:tblPr>
      <w:tblGrid>
        <w:gridCol w:w="2263"/>
        <w:gridCol w:w="1967"/>
        <w:gridCol w:w="2970"/>
      </w:tblGrid>
      <w:tr w:rsidR="00720158" w14:paraId="1C9EEE86" w14:textId="77777777" w:rsidTr="002262BB">
        <w:tc>
          <w:tcPr>
            <w:tcW w:w="2263" w:type="dxa"/>
          </w:tcPr>
          <w:p w14:paraId="2E676BFA" w14:textId="77777777" w:rsidR="00720158" w:rsidRPr="005B75F1" w:rsidRDefault="00720158" w:rsidP="002262BB">
            <w:pPr>
              <w:jc w:val="center"/>
              <w:rPr>
                <w:rFonts w:cstheme="minorHAnsi"/>
                <w:b/>
                <w:sz w:val="24"/>
              </w:rPr>
            </w:pPr>
            <w:r w:rsidRPr="005B75F1">
              <w:rPr>
                <w:rFonts w:cstheme="minorHAnsi"/>
                <w:b/>
                <w:sz w:val="24"/>
              </w:rPr>
              <w:t>Classification</w:t>
            </w:r>
          </w:p>
        </w:tc>
        <w:tc>
          <w:tcPr>
            <w:tcW w:w="1967" w:type="dxa"/>
          </w:tcPr>
          <w:p w14:paraId="50A61655" w14:textId="77777777" w:rsidR="00720158" w:rsidRPr="005B75F1" w:rsidRDefault="00720158" w:rsidP="002262BB">
            <w:pPr>
              <w:jc w:val="center"/>
              <w:rPr>
                <w:rFonts w:cstheme="minorHAnsi"/>
                <w:b/>
                <w:sz w:val="24"/>
              </w:rPr>
            </w:pPr>
            <w:r w:rsidRPr="005B75F1">
              <w:rPr>
                <w:rFonts w:cstheme="minorHAnsi"/>
                <w:b/>
                <w:sz w:val="24"/>
              </w:rPr>
              <w:t>Nozzle</w:t>
            </w:r>
          </w:p>
        </w:tc>
        <w:tc>
          <w:tcPr>
            <w:tcW w:w="2970" w:type="dxa"/>
          </w:tcPr>
          <w:p w14:paraId="0EB3A3C8" w14:textId="77777777" w:rsidR="00720158" w:rsidRPr="005B75F1" w:rsidRDefault="00720158" w:rsidP="002262BB">
            <w:pPr>
              <w:jc w:val="center"/>
              <w:rPr>
                <w:rFonts w:cstheme="minorHAnsi"/>
                <w:b/>
                <w:sz w:val="24"/>
              </w:rPr>
            </w:pPr>
            <w:r w:rsidRPr="005B75F1">
              <w:rPr>
                <w:rFonts w:cstheme="minorHAnsi"/>
                <w:b/>
                <w:sz w:val="24"/>
              </w:rPr>
              <w:t>Reference Pressure (psi)</w:t>
            </w:r>
          </w:p>
        </w:tc>
      </w:tr>
      <w:tr w:rsidR="00720158" w14:paraId="002E4B8C" w14:textId="77777777" w:rsidTr="002262BB">
        <w:tc>
          <w:tcPr>
            <w:tcW w:w="2263" w:type="dxa"/>
          </w:tcPr>
          <w:p w14:paraId="18314D5E" w14:textId="77777777" w:rsidR="00720158" w:rsidRDefault="00720158" w:rsidP="002262BB">
            <w:pPr>
              <w:jc w:val="center"/>
              <w:rPr>
                <w:rFonts w:cstheme="minorHAnsi"/>
                <w:bCs/>
                <w:sz w:val="24"/>
              </w:rPr>
            </w:pPr>
            <w:r>
              <w:rPr>
                <w:rFonts w:cstheme="minorHAnsi"/>
                <w:bCs/>
                <w:sz w:val="24"/>
              </w:rPr>
              <w:t>VF / F</w:t>
            </w:r>
          </w:p>
        </w:tc>
        <w:tc>
          <w:tcPr>
            <w:tcW w:w="1967" w:type="dxa"/>
          </w:tcPr>
          <w:p w14:paraId="3671DBF3" w14:textId="77777777" w:rsidR="00720158" w:rsidRDefault="00720158" w:rsidP="002262BB">
            <w:pPr>
              <w:jc w:val="center"/>
              <w:rPr>
                <w:rFonts w:cstheme="minorHAnsi"/>
                <w:bCs/>
                <w:sz w:val="24"/>
              </w:rPr>
            </w:pPr>
            <w:r>
              <w:rPr>
                <w:rFonts w:cstheme="minorHAnsi"/>
                <w:bCs/>
                <w:sz w:val="24"/>
              </w:rPr>
              <w:t>11001</w:t>
            </w:r>
          </w:p>
        </w:tc>
        <w:tc>
          <w:tcPr>
            <w:tcW w:w="2970" w:type="dxa"/>
          </w:tcPr>
          <w:p w14:paraId="490FDA16" w14:textId="77777777" w:rsidR="00720158" w:rsidRDefault="00720158" w:rsidP="002262BB">
            <w:pPr>
              <w:jc w:val="center"/>
              <w:rPr>
                <w:rFonts w:cstheme="minorHAnsi"/>
                <w:bCs/>
                <w:sz w:val="24"/>
              </w:rPr>
            </w:pPr>
            <w:r>
              <w:rPr>
                <w:rFonts w:cstheme="minorHAnsi"/>
                <w:bCs/>
                <w:sz w:val="24"/>
              </w:rPr>
              <w:t>65.3</w:t>
            </w:r>
          </w:p>
        </w:tc>
      </w:tr>
      <w:tr w:rsidR="00720158" w14:paraId="0BBE493D" w14:textId="77777777" w:rsidTr="002262BB">
        <w:tc>
          <w:tcPr>
            <w:tcW w:w="2263" w:type="dxa"/>
          </w:tcPr>
          <w:p w14:paraId="0B14ED44" w14:textId="77777777" w:rsidR="00720158" w:rsidRDefault="00720158" w:rsidP="002262BB">
            <w:pPr>
              <w:jc w:val="center"/>
              <w:rPr>
                <w:rFonts w:cstheme="minorHAnsi"/>
                <w:bCs/>
                <w:sz w:val="24"/>
              </w:rPr>
            </w:pPr>
            <w:r>
              <w:rPr>
                <w:rFonts w:cstheme="minorHAnsi"/>
                <w:bCs/>
                <w:sz w:val="24"/>
              </w:rPr>
              <w:t>F / M</w:t>
            </w:r>
          </w:p>
        </w:tc>
        <w:tc>
          <w:tcPr>
            <w:tcW w:w="1967" w:type="dxa"/>
          </w:tcPr>
          <w:p w14:paraId="3CDEEE0C" w14:textId="77777777" w:rsidR="00720158" w:rsidRDefault="00720158" w:rsidP="002262BB">
            <w:pPr>
              <w:jc w:val="center"/>
              <w:rPr>
                <w:rFonts w:cstheme="minorHAnsi"/>
                <w:bCs/>
                <w:sz w:val="24"/>
              </w:rPr>
            </w:pPr>
            <w:r>
              <w:rPr>
                <w:rFonts w:cstheme="minorHAnsi"/>
                <w:bCs/>
                <w:sz w:val="24"/>
              </w:rPr>
              <w:t>11003</w:t>
            </w:r>
          </w:p>
        </w:tc>
        <w:tc>
          <w:tcPr>
            <w:tcW w:w="2970" w:type="dxa"/>
          </w:tcPr>
          <w:p w14:paraId="4F5F07E2" w14:textId="77777777" w:rsidR="00720158" w:rsidRDefault="00720158" w:rsidP="002262BB">
            <w:pPr>
              <w:jc w:val="center"/>
              <w:rPr>
                <w:rFonts w:cstheme="minorHAnsi"/>
                <w:bCs/>
                <w:sz w:val="24"/>
              </w:rPr>
            </w:pPr>
            <w:r>
              <w:rPr>
                <w:rFonts w:cstheme="minorHAnsi"/>
                <w:bCs/>
                <w:sz w:val="24"/>
              </w:rPr>
              <w:t>43.5</w:t>
            </w:r>
          </w:p>
        </w:tc>
      </w:tr>
      <w:tr w:rsidR="00720158" w14:paraId="5EFE9772" w14:textId="77777777" w:rsidTr="002262BB">
        <w:tc>
          <w:tcPr>
            <w:tcW w:w="2263" w:type="dxa"/>
          </w:tcPr>
          <w:p w14:paraId="1E0C5E5D" w14:textId="77777777" w:rsidR="00720158" w:rsidRDefault="00720158" w:rsidP="002262BB">
            <w:pPr>
              <w:jc w:val="center"/>
              <w:rPr>
                <w:rFonts w:cstheme="minorHAnsi"/>
                <w:bCs/>
                <w:sz w:val="24"/>
              </w:rPr>
            </w:pPr>
            <w:r>
              <w:rPr>
                <w:rFonts w:cstheme="minorHAnsi"/>
                <w:bCs/>
                <w:sz w:val="24"/>
              </w:rPr>
              <w:t>M / C</w:t>
            </w:r>
          </w:p>
        </w:tc>
        <w:tc>
          <w:tcPr>
            <w:tcW w:w="1967" w:type="dxa"/>
          </w:tcPr>
          <w:p w14:paraId="5B8CC7E9" w14:textId="77777777" w:rsidR="00720158" w:rsidRDefault="00720158" w:rsidP="002262BB">
            <w:pPr>
              <w:jc w:val="center"/>
              <w:rPr>
                <w:rFonts w:cstheme="minorHAnsi"/>
                <w:bCs/>
                <w:sz w:val="24"/>
              </w:rPr>
            </w:pPr>
            <w:r>
              <w:rPr>
                <w:rFonts w:cstheme="minorHAnsi"/>
                <w:bCs/>
                <w:sz w:val="24"/>
              </w:rPr>
              <w:t>11006</w:t>
            </w:r>
          </w:p>
        </w:tc>
        <w:tc>
          <w:tcPr>
            <w:tcW w:w="2970" w:type="dxa"/>
          </w:tcPr>
          <w:p w14:paraId="42DE2357" w14:textId="77777777" w:rsidR="00720158" w:rsidRDefault="00720158" w:rsidP="002262BB">
            <w:pPr>
              <w:jc w:val="center"/>
              <w:rPr>
                <w:rFonts w:cstheme="minorHAnsi"/>
                <w:bCs/>
                <w:sz w:val="24"/>
              </w:rPr>
            </w:pPr>
            <w:r>
              <w:rPr>
                <w:rFonts w:cstheme="minorHAnsi"/>
                <w:bCs/>
                <w:sz w:val="24"/>
              </w:rPr>
              <w:t>29.0</w:t>
            </w:r>
          </w:p>
        </w:tc>
      </w:tr>
      <w:tr w:rsidR="00720158" w14:paraId="4C729D02" w14:textId="77777777" w:rsidTr="002262BB">
        <w:tc>
          <w:tcPr>
            <w:tcW w:w="2263" w:type="dxa"/>
          </w:tcPr>
          <w:p w14:paraId="6804DE42" w14:textId="77777777" w:rsidR="00720158" w:rsidRDefault="00720158" w:rsidP="002262BB">
            <w:pPr>
              <w:jc w:val="center"/>
              <w:rPr>
                <w:rFonts w:cstheme="minorHAnsi"/>
                <w:bCs/>
                <w:sz w:val="24"/>
              </w:rPr>
            </w:pPr>
            <w:r>
              <w:rPr>
                <w:rFonts w:cstheme="minorHAnsi"/>
                <w:bCs/>
                <w:sz w:val="24"/>
              </w:rPr>
              <w:t>C / VC</w:t>
            </w:r>
          </w:p>
        </w:tc>
        <w:tc>
          <w:tcPr>
            <w:tcW w:w="1967" w:type="dxa"/>
          </w:tcPr>
          <w:p w14:paraId="1DCF6EC2" w14:textId="77777777" w:rsidR="00720158" w:rsidRDefault="00720158" w:rsidP="002262BB">
            <w:pPr>
              <w:jc w:val="center"/>
              <w:rPr>
                <w:rFonts w:cstheme="minorHAnsi"/>
                <w:bCs/>
                <w:sz w:val="24"/>
              </w:rPr>
            </w:pPr>
            <w:r>
              <w:rPr>
                <w:rFonts w:cstheme="minorHAnsi"/>
                <w:bCs/>
                <w:sz w:val="24"/>
              </w:rPr>
              <w:t>8008</w:t>
            </w:r>
          </w:p>
        </w:tc>
        <w:tc>
          <w:tcPr>
            <w:tcW w:w="2970" w:type="dxa"/>
          </w:tcPr>
          <w:p w14:paraId="39D8C7B7" w14:textId="77777777" w:rsidR="00720158" w:rsidRDefault="00720158" w:rsidP="002262BB">
            <w:pPr>
              <w:jc w:val="center"/>
              <w:rPr>
                <w:rFonts w:cstheme="minorHAnsi"/>
                <w:bCs/>
                <w:sz w:val="24"/>
              </w:rPr>
            </w:pPr>
            <w:r>
              <w:rPr>
                <w:rFonts w:cstheme="minorHAnsi"/>
                <w:bCs/>
                <w:sz w:val="24"/>
              </w:rPr>
              <w:t>31.9</w:t>
            </w:r>
          </w:p>
        </w:tc>
      </w:tr>
      <w:tr w:rsidR="00720158" w14:paraId="2F982E35" w14:textId="77777777" w:rsidTr="002262BB">
        <w:tc>
          <w:tcPr>
            <w:tcW w:w="2263" w:type="dxa"/>
          </w:tcPr>
          <w:p w14:paraId="63FE3449" w14:textId="77777777" w:rsidR="00720158" w:rsidRDefault="00720158" w:rsidP="002262BB">
            <w:pPr>
              <w:jc w:val="center"/>
              <w:rPr>
                <w:rFonts w:cstheme="minorHAnsi"/>
                <w:bCs/>
                <w:sz w:val="24"/>
              </w:rPr>
            </w:pPr>
            <w:r>
              <w:rPr>
                <w:rFonts w:cstheme="minorHAnsi"/>
                <w:bCs/>
                <w:sz w:val="24"/>
              </w:rPr>
              <w:t>VC / XC</w:t>
            </w:r>
          </w:p>
        </w:tc>
        <w:tc>
          <w:tcPr>
            <w:tcW w:w="1967" w:type="dxa"/>
          </w:tcPr>
          <w:p w14:paraId="2A28B734" w14:textId="77777777" w:rsidR="00720158" w:rsidRDefault="00720158" w:rsidP="002262BB">
            <w:pPr>
              <w:jc w:val="center"/>
              <w:rPr>
                <w:rFonts w:cstheme="minorHAnsi"/>
                <w:bCs/>
                <w:sz w:val="24"/>
              </w:rPr>
            </w:pPr>
            <w:r>
              <w:rPr>
                <w:rFonts w:cstheme="minorHAnsi"/>
                <w:bCs/>
                <w:sz w:val="24"/>
              </w:rPr>
              <w:t>6510</w:t>
            </w:r>
          </w:p>
        </w:tc>
        <w:tc>
          <w:tcPr>
            <w:tcW w:w="2970" w:type="dxa"/>
          </w:tcPr>
          <w:p w14:paraId="770901D5" w14:textId="77777777" w:rsidR="00720158" w:rsidRDefault="00720158" w:rsidP="002262BB">
            <w:pPr>
              <w:jc w:val="center"/>
              <w:rPr>
                <w:rFonts w:cstheme="minorHAnsi"/>
                <w:bCs/>
                <w:sz w:val="24"/>
              </w:rPr>
            </w:pPr>
            <w:r>
              <w:rPr>
                <w:rFonts w:cstheme="minorHAnsi"/>
                <w:bCs/>
                <w:sz w:val="24"/>
              </w:rPr>
              <w:t>17.4</w:t>
            </w:r>
          </w:p>
        </w:tc>
      </w:tr>
      <w:tr w:rsidR="00720158" w14:paraId="7C257166" w14:textId="77777777" w:rsidTr="002262BB">
        <w:tc>
          <w:tcPr>
            <w:tcW w:w="2263" w:type="dxa"/>
          </w:tcPr>
          <w:p w14:paraId="7C317B65" w14:textId="77777777" w:rsidR="00720158" w:rsidRDefault="00720158" w:rsidP="002262BB">
            <w:pPr>
              <w:jc w:val="center"/>
              <w:rPr>
                <w:rFonts w:cstheme="minorHAnsi"/>
                <w:bCs/>
                <w:sz w:val="24"/>
              </w:rPr>
            </w:pPr>
            <w:r>
              <w:rPr>
                <w:rFonts w:cstheme="minorHAnsi"/>
                <w:bCs/>
                <w:sz w:val="24"/>
              </w:rPr>
              <w:t>XC / UC</w:t>
            </w:r>
          </w:p>
        </w:tc>
        <w:tc>
          <w:tcPr>
            <w:tcW w:w="1967" w:type="dxa"/>
          </w:tcPr>
          <w:p w14:paraId="1157D139" w14:textId="77777777" w:rsidR="00720158" w:rsidRDefault="00720158" w:rsidP="002262BB">
            <w:pPr>
              <w:jc w:val="center"/>
              <w:rPr>
                <w:rFonts w:cstheme="minorHAnsi"/>
                <w:bCs/>
                <w:sz w:val="24"/>
              </w:rPr>
            </w:pPr>
            <w:r>
              <w:rPr>
                <w:rFonts w:cstheme="minorHAnsi"/>
                <w:bCs/>
                <w:sz w:val="24"/>
              </w:rPr>
              <w:t>6515</w:t>
            </w:r>
          </w:p>
        </w:tc>
        <w:tc>
          <w:tcPr>
            <w:tcW w:w="2970" w:type="dxa"/>
          </w:tcPr>
          <w:p w14:paraId="7102312D" w14:textId="77777777" w:rsidR="00720158" w:rsidRDefault="00720158" w:rsidP="002262BB">
            <w:pPr>
              <w:jc w:val="center"/>
              <w:rPr>
                <w:rFonts w:cstheme="minorHAnsi"/>
                <w:bCs/>
                <w:sz w:val="24"/>
              </w:rPr>
            </w:pPr>
            <w:r>
              <w:rPr>
                <w:rFonts w:cstheme="minorHAnsi"/>
                <w:bCs/>
                <w:sz w:val="24"/>
              </w:rPr>
              <w:t>14.5</w:t>
            </w:r>
          </w:p>
        </w:tc>
      </w:tr>
    </w:tbl>
    <w:p w14:paraId="75A1D4BB" w14:textId="77777777" w:rsidR="00310333" w:rsidRPr="00603D30" w:rsidRDefault="00310333" w:rsidP="00310333">
      <w:pPr>
        <w:ind w:left="360"/>
        <w:rPr>
          <w:rFonts w:cstheme="minorHAnsi"/>
          <w:bCs/>
          <w:sz w:val="24"/>
        </w:rPr>
      </w:pPr>
    </w:p>
    <w:p w14:paraId="4F613553" w14:textId="77777777" w:rsidR="00941072" w:rsidRDefault="00941072" w:rsidP="00941072">
      <w:pPr>
        <w:pStyle w:val="ListParagraph"/>
        <w:rPr>
          <w:rFonts w:cstheme="minorHAnsi"/>
          <w:bCs/>
          <w:sz w:val="24"/>
        </w:rPr>
      </w:pPr>
    </w:p>
    <w:p w14:paraId="59948273" w14:textId="77777777" w:rsidR="00941072" w:rsidRDefault="00941072" w:rsidP="0079531A">
      <w:pPr>
        <w:pStyle w:val="ListParagraph"/>
        <w:rPr>
          <w:rFonts w:cstheme="minorHAnsi"/>
          <w:bCs/>
          <w:sz w:val="24"/>
        </w:rPr>
      </w:pPr>
    </w:p>
    <w:p w14:paraId="64B88713" w14:textId="495B4B94" w:rsidR="00941072" w:rsidRDefault="00941072" w:rsidP="0079531A">
      <w:pPr>
        <w:pStyle w:val="ListParagraph"/>
        <w:rPr>
          <w:rFonts w:cstheme="minorHAnsi"/>
          <w:bCs/>
          <w:sz w:val="24"/>
        </w:rPr>
      </w:pPr>
    </w:p>
    <w:p w14:paraId="34A6173B" w14:textId="77777777" w:rsidR="007A67C9" w:rsidRDefault="007A67C9" w:rsidP="007A67C9">
      <w:pPr>
        <w:pStyle w:val="ListParagraph"/>
        <w:rPr>
          <w:rFonts w:cstheme="minorHAnsi"/>
          <w:bCs/>
          <w:sz w:val="24"/>
        </w:rPr>
      </w:pPr>
    </w:p>
    <w:p w14:paraId="533F1B96" w14:textId="5C968D3D" w:rsidR="004953E6" w:rsidRPr="00FF0876" w:rsidRDefault="004953E6" w:rsidP="00FB3D2D">
      <w:pPr>
        <w:pStyle w:val="ListParagraph"/>
        <w:numPr>
          <w:ilvl w:val="0"/>
          <w:numId w:val="3"/>
        </w:numPr>
        <w:rPr>
          <w:rFonts w:cstheme="minorHAnsi"/>
          <w:bCs/>
          <w:sz w:val="24"/>
        </w:rPr>
      </w:pPr>
      <w:r w:rsidRPr="00FB3D2D">
        <w:rPr>
          <w:rFonts w:cstheme="minorHAnsi"/>
          <w:bCs/>
          <w:sz w:val="24"/>
        </w:rPr>
        <w:t>“CPDA” review of submitted data for completeness.</w:t>
      </w:r>
      <w:r w:rsidRPr="00EB1787">
        <w:rPr>
          <w:rFonts w:cstheme="minorHAnsi"/>
          <w:bCs/>
          <w:sz w:val="24"/>
        </w:rPr>
        <w:t xml:space="preserve">  </w:t>
      </w:r>
      <w:r w:rsidRPr="00FF0876">
        <w:rPr>
          <w:rFonts w:cstheme="minorHAnsi"/>
          <w:bCs/>
          <w:sz w:val="24"/>
        </w:rPr>
        <w:t>The proposed data output format is:</w:t>
      </w:r>
    </w:p>
    <w:p w14:paraId="371225F4" w14:textId="3D0C3020" w:rsidR="004953E6" w:rsidRDefault="004953E6" w:rsidP="004953E6">
      <w:pPr>
        <w:ind w:left="720"/>
        <w:rPr>
          <w:rFonts w:cstheme="minorHAnsi"/>
          <w:bCs/>
          <w:sz w:val="24"/>
        </w:rPr>
      </w:pPr>
      <w:r w:rsidRPr="00581B72">
        <w:rPr>
          <w:rFonts w:cstheme="minorHAnsi"/>
          <w:bCs/>
          <w:sz w:val="24"/>
        </w:rPr>
        <w:t xml:space="preserve">Date, Time, </w:t>
      </w:r>
      <w:r>
        <w:rPr>
          <w:rFonts w:cstheme="minorHAnsi"/>
          <w:bCs/>
          <w:sz w:val="24"/>
        </w:rPr>
        <w:t xml:space="preserve">Measurement </w:t>
      </w:r>
      <w:r w:rsidRPr="00581B72">
        <w:rPr>
          <w:rFonts w:cstheme="minorHAnsi"/>
          <w:bCs/>
          <w:sz w:val="24"/>
        </w:rPr>
        <w:t>Range, Optical Conc</w:t>
      </w:r>
      <w:r>
        <w:rPr>
          <w:rFonts w:cstheme="minorHAnsi"/>
          <w:bCs/>
          <w:sz w:val="24"/>
        </w:rPr>
        <w:t>.</w:t>
      </w:r>
      <w:r w:rsidRPr="00581B72">
        <w:rPr>
          <w:rFonts w:cstheme="minorHAnsi"/>
          <w:bCs/>
          <w:sz w:val="24"/>
        </w:rPr>
        <w:t>, Solution, Nozzl</w:t>
      </w:r>
      <w:r>
        <w:rPr>
          <w:rFonts w:cstheme="minorHAnsi"/>
          <w:bCs/>
          <w:sz w:val="24"/>
        </w:rPr>
        <w:t>e</w:t>
      </w:r>
      <w:r w:rsidRPr="00581B72">
        <w:rPr>
          <w:rFonts w:cstheme="minorHAnsi"/>
          <w:bCs/>
          <w:sz w:val="24"/>
        </w:rPr>
        <w:t>, Orientation,</w:t>
      </w:r>
      <w:r>
        <w:rPr>
          <w:rFonts w:cstheme="minorHAnsi"/>
          <w:bCs/>
          <w:sz w:val="24"/>
        </w:rPr>
        <w:t xml:space="preserve"> </w:t>
      </w:r>
      <w:r w:rsidRPr="00581B72">
        <w:rPr>
          <w:rFonts w:cstheme="minorHAnsi"/>
          <w:bCs/>
          <w:sz w:val="24"/>
        </w:rPr>
        <w:t>Orifice,</w:t>
      </w:r>
      <w:r>
        <w:rPr>
          <w:rFonts w:cstheme="minorHAnsi"/>
          <w:bCs/>
          <w:sz w:val="24"/>
        </w:rPr>
        <w:t xml:space="preserve"> </w:t>
      </w:r>
      <w:r w:rsidRPr="00581B72">
        <w:rPr>
          <w:rFonts w:cstheme="minorHAnsi"/>
          <w:bCs/>
          <w:sz w:val="24"/>
        </w:rPr>
        <w:t>Pressure, Airspeed, Meas</w:t>
      </w:r>
      <w:r>
        <w:rPr>
          <w:rFonts w:cstheme="minorHAnsi"/>
          <w:bCs/>
          <w:sz w:val="24"/>
        </w:rPr>
        <w:t>urement</w:t>
      </w:r>
      <w:r w:rsidRPr="00581B72">
        <w:rPr>
          <w:rFonts w:cstheme="minorHAnsi"/>
          <w:bCs/>
          <w:sz w:val="24"/>
        </w:rPr>
        <w:t xml:space="preserve"> Distance,</w:t>
      </w:r>
      <w:r>
        <w:rPr>
          <w:rFonts w:cstheme="minorHAnsi"/>
          <w:bCs/>
          <w:sz w:val="24"/>
        </w:rPr>
        <w:t xml:space="preserve"> </w:t>
      </w:r>
      <w:r w:rsidRPr="00581B72">
        <w:rPr>
          <w:rFonts w:cstheme="minorHAnsi"/>
          <w:bCs/>
          <w:sz w:val="24"/>
        </w:rPr>
        <w:t>Rep, DV10, DV50, DV90, %&lt;30um,</w:t>
      </w:r>
      <w:r>
        <w:rPr>
          <w:rFonts w:cstheme="minorHAnsi"/>
          <w:bCs/>
          <w:sz w:val="24"/>
        </w:rPr>
        <w:t xml:space="preserve"> </w:t>
      </w:r>
      <w:r w:rsidRPr="00581B72">
        <w:rPr>
          <w:rFonts w:cstheme="minorHAnsi"/>
          <w:bCs/>
          <w:sz w:val="24"/>
        </w:rPr>
        <w:t>%&lt;50um, %&lt;80um,</w:t>
      </w:r>
      <w:r>
        <w:rPr>
          <w:rFonts w:cstheme="minorHAnsi"/>
          <w:bCs/>
          <w:sz w:val="24"/>
        </w:rPr>
        <w:t xml:space="preserve"> </w:t>
      </w:r>
      <w:r w:rsidRPr="00581B72">
        <w:rPr>
          <w:rFonts w:cstheme="minorHAnsi"/>
          <w:bCs/>
          <w:sz w:val="24"/>
        </w:rPr>
        <w:t>%&gt;100um,</w:t>
      </w:r>
      <w:r>
        <w:rPr>
          <w:rFonts w:cstheme="minorHAnsi"/>
          <w:bCs/>
          <w:sz w:val="24"/>
        </w:rPr>
        <w:t xml:space="preserve"> </w:t>
      </w:r>
      <w:r w:rsidRPr="00581B72">
        <w:rPr>
          <w:rFonts w:cstheme="minorHAnsi"/>
          <w:bCs/>
          <w:sz w:val="24"/>
        </w:rPr>
        <w:t>%&gt;141um, %&gt;150um,</w:t>
      </w:r>
      <w:r>
        <w:rPr>
          <w:rFonts w:cstheme="minorHAnsi"/>
          <w:bCs/>
          <w:sz w:val="24"/>
        </w:rPr>
        <w:t xml:space="preserve"> </w:t>
      </w:r>
      <w:r w:rsidRPr="00581B72">
        <w:rPr>
          <w:rFonts w:cstheme="minorHAnsi"/>
          <w:bCs/>
          <w:sz w:val="24"/>
        </w:rPr>
        <w:t>%&gt;200um,</w:t>
      </w:r>
      <w:r>
        <w:rPr>
          <w:rFonts w:cstheme="minorHAnsi"/>
          <w:bCs/>
          <w:sz w:val="24"/>
        </w:rPr>
        <w:t xml:space="preserve"> </w:t>
      </w:r>
      <w:r w:rsidRPr="00581B72">
        <w:rPr>
          <w:rFonts w:cstheme="minorHAnsi"/>
          <w:bCs/>
          <w:sz w:val="24"/>
        </w:rPr>
        <w:t>%&gt;730um</w:t>
      </w:r>
      <w:r>
        <w:rPr>
          <w:rFonts w:cstheme="minorHAnsi"/>
          <w:bCs/>
          <w:sz w:val="24"/>
        </w:rPr>
        <w:t xml:space="preserve"> </w:t>
      </w:r>
      <w:r w:rsidRPr="00581B72">
        <w:rPr>
          <w:rFonts w:cstheme="minorHAnsi"/>
          <w:bCs/>
          <w:sz w:val="24"/>
        </w:rPr>
        <w:t>,</w:t>
      </w:r>
      <w:r>
        <w:rPr>
          <w:rFonts w:cstheme="minorHAnsi"/>
          <w:bCs/>
          <w:sz w:val="24"/>
        </w:rPr>
        <w:t xml:space="preserve"> </w:t>
      </w:r>
      <w:r w:rsidRPr="00581B72">
        <w:rPr>
          <w:rFonts w:cstheme="minorHAnsi"/>
          <w:bCs/>
          <w:sz w:val="24"/>
        </w:rPr>
        <w:t>Ch 1,</w:t>
      </w:r>
      <w:r>
        <w:rPr>
          <w:rFonts w:cstheme="minorHAnsi"/>
          <w:bCs/>
          <w:sz w:val="24"/>
        </w:rPr>
        <w:t xml:space="preserve"> </w:t>
      </w:r>
      <w:r w:rsidRPr="00581B72">
        <w:rPr>
          <w:rFonts w:cstheme="minorHAnsi"/>
          <w:bCs/>
          <w:sz w:val="24"/>
        </w:rPr>
        <w:t xml:space="preserve">Ch 2, Ch 3, Ch </w:t>
      </w:r>
      <w:r>
        <w:rPr>
          <w:rFonts w:cstheme="minorHAnsi"/>
          <w:bCs/>
          <w:sz w:val="24"/>
        </w:rPr>
        <w:t>4</w:t>
      </w:r>
      <w:r w:rsidRPr="00581B72">
        <w:rPr>
          <w:rFonts w:cstheme="minorHAnsi"/>
          <w:bCs/>
          <w:sz w:val="24"/>
        </w:rPr>
        <w:t>,</w:t>
      </w:r>
      <w:r>
        <w:rPr>
          <w:rFonts w:cstheme="minorHAnsi"/>
          <w:bCs/>
          <w:sz w:val="24"/>
        </w:rPr>
        <w:t xml:space="preserve"> C</w:t>
      </w:r>
      <w:r w:rsidRPr="00581B72">
        <w:rPr>
          <w:rFonts w:cstheme="minorHAnsi"/>
          <w:bCs/>
          <w:sz w:val="24"/>
        </w:rPr>
        <w:t>h 5, Ch 6, Ch 7, Ch 8, Ch 9, Ch 10, Ch 11, Ch 12,</w:t>
      </w:r>
      <w:r>
        <w:rPr>
          <w:rFonts w:cstheme="minorHAnsi"/>
          <w:bCs/>
          <w:sz w:val="24"/>
        </w:rPr>
        <w:t xml:space="preserve"> </w:t>
      </w:r>
      <w:r w:rsidRPr="00581B72">
        <w:rPr>
          <w:rFonts w:cstheme="minorHAnsi"/>
          <w:bCs/>
          <w:sz w:val="24"/>
        </w:rPr>
        <w:t xml:space="preserve">Ch 13, Ch 14, Ch 15, Ch 16, Ch 17, Ch 18, Ch 19, </w:t>
      </w:r>
      <w:r>
        <w:rPr>
          <w:rFonts w:cstheme="minorHAnsi"/>
          <w:bCs/>
          <w:sz w:val="24"/>
        </w:rPr>
        <w:t>C</w:t>
      </w:r>
      <w:r w:rsidRPr="00581B72">
        <w:rPr>
          <w:rFonts w:cstheme="minorHAnsi"/>
          <w:bCs/>
          <w:sz w:val="24"/>
        </w:rPr>
        <w:t>h 20,</w:t>
      </w:r>
      <w:r>
        <w:rPr>
          <w:rFonts w:cstheme="minorHAnsi"/>
          <w:bCs/>
          <w:sz w:val="24"/>
        </w:rPr>
        <w:t xml:space="preserve"> </w:t>
      </w:r>
      <w:r w:rsidRPr="00581B72">
        <w:rPr>
          <w:rFonts w:cstheme="minorHAnsi"/>
          <w:bCs/>
          <w:sz w:val="24"/>
        </w:rPr>
        <w:t>Ch 21, Ch 22, Ch 23, Ch 24, Ch 25, Ch 26, Ch 27, Ch 28,</w:t>
      </w:r>
      <w:r>
        <w:rPr>
          <w:rFonts w:cstheme="minorHAnsi"/>
          <w:bCs/>
          <w:sz w:val="24"/>
        </w:rPr>
        <w:t xml:space="preserve"> </w:t>
      </w:r>
      <w:r w:rsidRPr="00581B72">
        <w:rPr>
          <w:rFonts w:cstheme="minorHAnsi"/>
          <w:bCs/>
          <w:sz w:val="24"/>
        </w:rPr>
        <w:t>Ch 29, Ch 30,</w:t>
      </w:r>
      <w:r>
        <w:rPr>
          <w:rFonts w:cstheme="minorHAnsi"/>
          <w:bCs/>
          <w:sz w:val="24"/>
        </w:rPr>
        <w:t xml:space="preserve"> </w:t>
      </w:r>
      <w:r w:rsidRPr="00581B72">
        <w:rPr>
          <w:rFonts w:cstheme="minorHAnsi"/>
          <w:bCs/>
          <w:sz w:val="24"/>
        </w:rPr>
        <w:t>Ch 31</w:t>
      </w:r>
      <w:ins w:id="21" w:author="Brad Fritz" w:date="2023-02-13T09:19:00Z">
        <w:r w:rsidR="005726BB">
          <w:rPr>
            <w:rFonts w:cstheme="minorHAnsi"/>
            <w:bCs/>
            <w:sz w:val="24"/>
          </w:rPr>
          <w:t xml:space="preserve">.  The </w:t>
        </w:r>
        <w:proofErr w:type="spellStart"/>
        <w:r w:rsidR="005726BB">
          <w:rPr>
            <w:rFonts w:cstheme="minorHAnsi"/>
            <w:bCs/>
            <w:sz w:val="24"/>
          </w:rPr>
          <w:t>Chxx</w:t>
        </w:r>
        <w:proofErr w:type="spellEnd"/>
        <w:r w:rsidR="005726BB">
          <w:rPr>
            <w:rFonts w:cstheme="minorHAnsi"/>
            <w:bCs/>
            <w:sz w:val="24"/>
          </w:rPr>
          <w:t xml:space="preserve"> data are either the cumulative or incremental distribution values across all meas</w:t>
        </w:r>
      </w:ins>
      <w:ins w:id="22" w:author="Brad Fritz" w:date="2023-02-13T09:20:00Z">
        <w:r w:rsidR="005726BB">
          <w:rPr>
            <w:rFonts w:cstheme="minorHAnsi"/>
            <w:bCs/>
            <w:sz w:val="24"/>
          </w:rPr>
          <w:t>ured droplet size bins.</w:t>
        </w:r>
      </w:ins>
    </w:p>
    <w:p w14:paraId="085C0520" w14:textId="77777777" w:rsidR="004D5D87" w:rsidRPr="003F1A5C" w:rsidRDefault="004D5D87" w:rsidP="00310333">
      <w:pPr>
        <w:ind w:left="720"/>
        <w:rPr>
          <w:rFonts w:cstheme="minorHAnsi"/>
          <w:bCs/>
          <w:sz w:val="24"/>
        </w:rPr>
      </w:pPr>
    </w:p>
    <w:p w14:paraId="45CBC5FB" w14:textId="668495F1" w:rsidR="00310333" w:rsidRDefault="005B0F27" w:rsidP="00410764">
      <w:pPr>
        <w:numPr>
          <w:ilvl w:val="0"/>
          <w:numId w:val="3"/>
        </w:numPr>
        <w:spacing w:after="200" w:line="276" w:lineRule="auto"/>
        <w:rPr>
          <w:rFonts w:cstheme="minorHAnsi"/>
          <w:bCs/>
          <w:sz w:val="24"/>
        </w:rPr>
      </w:pPr>
      <w:r>
        <w:rPr>
          <w:rFonts w:cstheme="minorHAnsi"/>
          <w:bCs/>
          <w:sz w:val="24"/>
        </w:rPr>
        <w:t>E</w:t>
      </w:r>
      <w:r w:rsidR="00310333">
        <w:rPr>
          <w:rFonts w:cstheme="minorHAnsi"/>
          <w:bCs/>
          <w:sz w:val="24"/>
        </w:rPr>
        <w:t xml:space="preserve">ach candidate data distribution </w:t>
      </w:r>
      <w:r>
        <w:rPr>
          <w:rFonts w:cstheme="minorHAnsi"/>
          <w:bCs/>
          <w:sz w:val="24"/>
        </w:rPr>
        <w:t xml:space="preserve">will be segregated </w:t>
      </w:r>
      <w:r w:rsidR="00310333">
        <w:rPr>
          <w:rFonts w:cstheme="minorHAnsi"/>
          <w:bCs/>
          <w:sz w:val="24"/>
        </w:rPr>
        <w:t>to their respective EPA Classification categories according to the set breakpoints:</w:t>
      </w:r>
    </w:p>
    <w:p w14:paraId="3576F7C4" w14:textId="7D831B38" w:rsidR="00310333" w:rsidRPr="0083669B" w:rsidRDefault="00310333" w:rsidP="00310333">
      <w:pPr>
        <w:ind w:left="720"/>
        <w:contextualSpacing/>
        <w:rPr>
          <w:noProof/>
        </w:rPr>
      </w:pPr>
      <w:r>
        <w:rPr>
          <w:rFonts w:cstheme="minorHAnsi"/>
          <w:bCs/>
          <w:sz w:val="24"/>
        </w:rPr>
        <w:t>From here, visual representation of the results for each candidate product can be established.  As an example:</w:t>
      </w:r>
    </w:p>
    <w:p w14:paraId="5200854F" w14:textId="779AD261" w:rsidR="00310333" w:rsidRPr="003F1A5C" w:rsidRDefault="009716D6" w:rsidP="00310333">
      <w:pPr>
        <w:ind w:left="720"/>
        <w:contextualSpacing/>
        <w:rPr>
          <w:rFonts w:cstheme="minorHAnsi"/>
          <w:bCs/>
          <w:sz w:val="24"/>
        </w:rPr>
      </w:pPr>
      <w:r>
        <w:rPr>
          <w:rFonts w:cstheme="minorHAnsi"/>
          <w:bCs/>
          <w:noProof/>
          <w:sz w:val="24"/>
        </w:rPr>
        <w:drawing>
          <wp:anchor distT="0" distB="0" distL="114300" distR="114300" simplePos="0" relativeHeight="251660288" behindDoc="0" locked="0" layoutInCell="1" allowOverlap="1" wp14:anchorId="450E6392" wp14:editId="03C904F7">
            <wp:simplePos x="0" y="0"/>
            <wp:positionH relativeFrom="column">
              <wp:posOffset>3514725</wp:posOffset>
            </wp:positionH>
            <wp:positionV relativeFrom="paragraph">
              <wp:posOffset>18415</wp:posOffset>
            </wp:positionV>
            <wp:extent cx="3158490" cy="3143427"/>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1911" cy="3146831"/>
                    </a:xfrm>
                    <a:prstGeom prst="rect">
                      <a:avLst/>
                    </a:prstGeom>
                    <a:noFill/>
                  </pic:spPr>
                </pic:pic>
              </a:graphicData>
            </a:graphic>
            <wp14:sizeRelH relativeFrom="margin">
              <wp14:pctWidth>0</wp14:pctWidth>
            </wp14:sizeRelH>
            <wp14:sizeRelV relativeFrom="margin">
              <wp14:pctHeight>0</wp14:pctHeight>
            </wp14:sizeRelV>
          </wp:anchor>
        </w:drawing>
      </w:r>
    </w:p>
    <w:p w14:paraId="454CA456" w14:textId="77777777" w:rsidR="009D7C04" w:rsidRDefault="00310333" w:rsidP="00410764">
      <w:pPr>
        <w:numPr>
          <w:ilvl w:val="0"/>
          <w:numId w:val="3"/>
        </w:numPr>
        <w:spacing w:after="200" w:line="276" w:lineRule="auto"/>
        <w:rPr>
          <w:rFonts w:cstheme="minorHAnsi"/>
          <w:bCs/>
          <w:sz w:val="24"/>
        </w:rPr>
      </w:pPr>
      <w:r w:rsidRPr="003F1A5C">
        <w:rPr>
          <w:rFonts w:cstheme="minorHAnsi"/>
          <w:bCs/>
          <w:sz w:val="24"/>
        </w:rPr>
        <w:t xml:space="preserve">Formal review of the </w:t>
      </w:r>
      <w:r>
        <w:rPr>
          <w:rFonts w:cstheme="minorHAnsi"/>
          <w:bCs/>
          <w:sz w:val="24"/>
        </w:rPr>
        <w:t xml:space="preserve">results and </w:t>
      </w:r>
      <w:r w:rsidRPr="003F1A5C">
        <w:rPr>
          <w:rFonts w:cstheme="minorHAnsi"/>
          <w:bCs/>
          <w:sz w:val="24"/>
        </w:rPr>
        <w:t>diagram</w:t>
      </w:r>
      <w:r>
        <w:rPr>
          <w:rFonts w:cstheme="minorHAnsi"/>
          <w:bCs/>
          <w:sz w:val="24"/>
        </w:rPr>
        <w:t xml:space="preserve"> by </w:t>
      </w:r>
      <w:r w:rsidR="00D71741">
        <w:rPr>
          <w:rFonts w:cstheme="minorHAnsi"/>
          <w:bCs/>
          <w:sz w:val="24"/>
        </w:rPr>
        <w:t xml:space="preserve">the </w:t>
      </w:r>
      <w:r>
        <w:rPr>
          <w:rFonts w:cstheme="minorHAnsi"/>
          <w:bCs/>
          <w:sz w:val="24"/>
        </w:rPr>
        <w:t>AEP Data Quality Assessment Committee</w:t>
      </w:r>
      <w:r w:rsidRPr="003F1A5C">
        <w:rPr>
          <w:rFonts w:cstheme="minorHAnsi"/>
          <w:bCs/>
          <w:sz w:val="24"/>
        </w:rPr>
        <w:t xml:space="preserve"> </w:t>
      </w:r>
      <w:r w:rsidR="005B0F27">
        <w:rPr>
          <w:rFonts w:cstheme="minorHAnsi"/>
          <w:bCs/>
          <w:sz w:val="24"/>
        </w:rPr>
        <w:t>for accuracy</w:t>
      </w:r>
      <w:r w:rsidR="009D7C04">
        <w:rPr>
          <w:rFonts w:cstheme="minorHAnsi"/>
          <w:bCs/>
          <w:sz w:val="24"/>
        </w:rPr>
        <w:t>.</w:t>
      </w:r>
    </w:p>
    <w:p w14:paraId="790717B7" w14:textId="280D5D0A" w:rsidR="00310333" w:rsidRPr="003F1A5C" w:rsidRDefault="009D7C04" w:rsidP="00410764">
      <w:pPr>
        <w:numPr>
          <w:ilvl w:val="0"/>
          <w:numId w:val="3"/>
        </w:numPr>
        <w:spacing w:after="200" w:line="276" w:lineRule="auto"/>
        <w:rPr>
          <w:rFonts w:cstheme="minorHAnsi"/>
          <w:bCs/>
          <w:sz w:val="24"/>
        </w:rPr>
      </w:pPr>
      <w:r>
        <w:rPr>
          <w:rFonts w:cstheme="minorHAnsi"/>
          <w:bCs/>
          <w:sz w:val="24"/>
        </w:rPr>
        <w:t>N</w:t>
      </w:r>
      <w:r w:rsidR="00310333" w:rsidRPr="003F1A5C">
        <w:rPr>
          <w:rFonts w:cstheme="minorHAnsi"/>
          <w:bCs/>
          <w:sz w:val="24"/>
        </w:rPr>
        <w:t xml:space="preserve">otification </w:t>
      </w:r>
      <w:r w:rsidR="002A1102">
        <w:rPr>
          <w:rFonts w:cstheme="minorHAnsi"/>
          <w:bCs/>
          <w:sz w:val="24"/>
        </w:rPr>
        <w:t xml:space="preserve">of approval </w:t>
      </w:r>
      <w:r w:rsidR="00D71741">
        <w:rPr>
          <w:rFonts w:cstheme="minorHAnsi"/>
          <w:bCs/>
          <w:sz w:val="24"/>
        </w:rPr>
        <w:t xml:space="preserve">sent </w:t>
      </w:r>
      <w:r w:rsidR="00310333" w:rsidRPr="003F1A5C">
        <w:rPr>
          <w:rFonts w:cstheme="minorHAnsi"/>
          <w:bCs/>
          <w:sz w:val="24"/>
        </w:rPr>
        <w:t>to submitter</w:t>
      </w:r>
      <w:r w:rsidR="00E62672">
        <w:rPr>
          <w:rFonts w:cstheme="minorHAnsi"/>
          <w:bCs/>
          <w:sz w:val="24"/>
        </w:rPr>
        <w:t xml:space="preserve"> with license to use appropriate marks identifying the product as </w:t>
      </w:r>
      <w:r w:rsidR="009716D6">
        <w:rPr>
          <w:rFonts w:cstheme="minorHAnsi"/>
          <w:bCs/>
          <w:sz w:val="24"/>
        </w:rPr>
        <w:t>AEP Certified.</w:t>
      </w:r>
      <w:r w:rsidR="00310333" w:rsidRPr="003F1A5C">
        <w:rPr>
          <w:rFonts w:cstheme="minorHAnsi"/>
          <w:bCs/>
          <w:sz w:val="24"/>
        </w:rPr>
        <w:t xml:space="preserve"> </w:t>
      </w:r>
    </w:p>
    <w:p w14:paraId="2025B687" w14:textId="77777777" w:rsidR="00310333" w:rsidRPr="00EB23CF" w:rsidRDefault="00310333" w:rsidP="00410764">
      <w:pPr>
        <w:numPr>
          <w:ilvl w:val="0"/>
          <w:numId w:val="3"/>
        </w:numPr>
        <w:spacing w:after="200" w:line="276" w:lineRule="auto"/>
      </w:pPr>
      <w:r w:rsidRPr="004236BF">
        <w:rPr>
          <w:rFonts w:cstheme="minorHAnsi"/>
          <w:bCs/>
          <w:sz w:val="24"/>
        </w:rPr>
        <w:t xml:space="preserve">Final diagram posted to </w:t>
      </w:r>
      <w:r>
        <w:rPr>
          <w:rFonts w:cstheme="minorHAnsi"/>
          <w:bCs/>
          <w:sz w:val="24"/>
        </w:rPr>
        <w:t>CPDA</w:t>
      </w:r>
      <w:r w:rsidRPr="004236BF">
        <w:rPr>
          <w:rFonts w:cstheme="minorHAnsi"/>
          <w:bCs/>
          <w:sz w:val="24"/>
        </w:rPr>
        <w:t xml:space="preserve"> website. </w:t>
      </w:r>
    </w:p>
    <w:p w14:paraId="13FE480D" w14:textId="048A08B7" w:rsidR="00310333" w:rsidRDefault="00310333" w:rsidP="009716D6">
      <w:pPr>
        <w:pStyle w:val="ListParagraph"/>
        <w:rPr>
          <w:rFonts w:cstheme="minorHAnsi"/>
          <w:bCs/>
          <w:sz w:val="24"/>
        </w:rPr>
      </w:pPr>
    </w:p>
    <w:p w14:paraId="3E7CFF0A" w14:textId="5C510310" w:rsidR="00AC259F" w:rsidRDefault="00AC259F" w:rsidP="009716D6">
      <w:pPr>
        <w:pStyle w:val="ListParagraph"/>
        <w:rPr>
          <w:rFonts w:cstheme="minorHAnsi"/>
          <w:bCs/>
          <w:sz w:val="24"/>
        </w:rPr>
      </w:pPr>
    </w:p>
    <w:p w14:paraId="2AEF7440" w14:textId="3F4B8342" w:rsidR="00AC259F" w:rsidRDefault="00AC259F" w:rsidP="009716D6">
      <w:pPr>
        <w:pStyle w:val="ListParagraph"/>
        <w:rPr>
          <w:rFonts w:cstheme="minorHAnsi"/>
          <w:bCs/>
          <w:sz w:val="24"/>
        </w:rPr>
      </w:pPr>
    </w:p>
    <w:p w14:paraId="4EF743CE" w14:textId="7EF124F3" w:rsidR="00AC259F" w:rsidRDefault="00AC259F" w:rsidP="009716D6">
      <w:pPr>
        <w:pStyle w:val="ListParagraph"/>
        <w:rPr>
          <w:rFonts w:cstheme="minorHAnsi"/>
          <w:bCs/>
          <w:sz w:val="24"/>
        </w:rPr>
      </w:pPr>
    </w:p>
    <w:p w14:paraId="04238CCC" w14:textId="62DD0DCD" w:rsidR="00AC259F" w:rsidRDefault="00AC259F" w:rsidP="009716D6">
      <w:pPr>
        <w:pStyle w:val="ListParagraph"/>
        <w:rPr>
          <w:rFonts w:cstheme="minorHAnsi"/>
          <w:bCs/>
          <w:sz w:val="24"/>
        </w:rPr>
      </w:pPr>
    </w:p>
    <w:p w14:paraId="55676B4E" w14:textId="7B8C7682" w:rsidR="00AC259F" w:rsidRDefault="00AC259F" w:rsidP="009716D6">
      <w:pPr>
        <w:pStyle w:val="ListParagraph"/>
        <w:rPr>
          <w:rFonts w:cstheme="minorHAnsi"/>
          <w:bCs/>
          <w:sz w:val="24"/>
        </w:rPr>
      </w:pPr>
    </w:p>
    <w:p w14:paraId="56AB5E00" w14:textId="0741FABF" w:rsidR="00AC259F" w:rsidRDefault="00AC259F" w:rsidP="009716D6">
      <w:pPr>
        <w:pStyle w:val="ListParagraph"/>
        <w:rPr>
          <w:rFonts w:cstheme="minorHAnsi"/>
          <w:bCs/>
          <w:sz w:val="24"/>
        </w:rPr>
      </w:pPr>
    </w:p>
    <w:p w14:paraId="093D3593" w14:textId="0C3D071F" w:rsidR="00AC259F" w:rsidRDefault="00AC259F" w:rsidP="009716D6">
      <w:pPr>
        <w:pStyle w:val="ListParagraph"/>
        <w:rPr>
          <w:rFonts w:cstheme="minorHAnsi"/>
          <w:bCs/>
          <w:sz w:val="24"/>
        </w:rPr>
      </w:pPr>
    </w:p>
    <w:p w14:paraId="1C46E504" w14:textId="66CC7922" w:rsidR="00AC259F" w:rsidRDefault="00AC259F" w:rsidP="009716D6">
      <w:pPr>
        <w:pStyle w:val="ListParagraph"/>
        <w:rPr>
          <w:rFonts w:cstheme="minorHAnsi"/>
          <w:bCs/>
          <w:sz w:val="24"/>
        </w:rPr>
      </w:pPr>
    </w:p>
    <w:p w14:paraId="4D4FED69" w14:textId="0E53A9BE" w:rsidR="00AC259F" w:rsidRDefault="00AC259F" w:rsidP="009716D6">
      <w:pPr>
        <w:pStyle w:val="ListParagraph"/>
        <w:rPr>
          <w:rFonts w:cstheme="minorHAnsi"/>
          <w:bCs/>
          <w:sz w:val="24"/>
        </w:rPr>
      </w:pPr>
    </w:p>
    <w:p w14:paraId="3AA39446" w14:textId="307C0863" w:rsidR="00AC259F" w:rsidRDefault="00AC259F" w:rsidP="009716D6">
      <w:pPr>
        <w:pStyle w:val="ListParagraph"/>
        <w:rPr>
          <w:rFonts w:cstheme="minorHAnsi"/>
          <w:bCs/>
          <w:sz w:val="24"/>
        </w:rPr>
      </w:pPr>
    </w:p>
    <w:p w14:paraId="215A9855" w14:textId="2B92AA9B" w:rsidR="00AC259F" w:rsidRDefault="00AC259F" w:rsidP="009716D6">
      <w:pPr>
        <w:pStyle w:val="ListParagraph"/>
        <w:rPr>
          <w:rFonts w:cstheme="minorHAnsi"/>
          <w:bCs/>
          <w:sz w:val="24"/>
        </w:rPr>
      </w:pPr>
    </w:p>
    <w:p w14:paraId="34A7B8DA" w14:textId="216B540C" w:rsidR="00AC259F" w:rsidRDefault="00AC259F" w:rsidP="009716D6">
      <w:pPr>
        <w:pStyle w:val="ListParagraph"/>
        <w:rPr>
          <w:rFonts w:cstheme="minorHAnsi"/>
          <w:bCs/>
          <w:sz w:val="24"/>
        </w:rPr>
      </w:pPr>
    </w:p>
    <w:p w14:paraId="2D840376" w14:textId="3C859B10" w:rsidR="00AC259F" w:rsidRDefault="00AC259F" w:rsidP="009716D6">
      <w:pPr>
        <w:pStyle w:val="ListParagraph"/>
        <w:rPr>
          <w:rFonts w:cstheme="minorHAnsi"/>
          <w:bCs/>
          <w:sz w:val="24"/>
        </w:rPr>
      </w:pPr>
    </w:p>
    <w:sectPr w:rsidR="00AC259F" w:rsidSect="008813C9">
      <w:headerReference w:type="default" r:id="rId13"/>
      <w:pgSz w:w="12240" w:h="15840"/>
      <w:pgMar w:top="450" w:right="450" w:bottom="1440" w:left="1080" w:header="36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5AF22" w14:textId="77777777" w:rsidR="00965455" w:rsidRDefault="00965455" w:rsidP="001A40E2">
      <w:r>
        <w:separator/>
      </w:r>
    </w:p>
  </w:endnote>
  <w:endnote w:type="continuationSeparator" w:id="0">
    <w:p w14:paraId="2016A1F6" w14:textId="77777777" w:rsidR="00965455" w:rsidRDefault="00965455" w:rsidP="001A40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venir Next LT Pro">
    <w:panose1 w:val="020B0504020202020204"/>
    <w:charset w:val="4D"/>
    <w:family w:val="swiss"/>
    <w:pitch w:val="variable"/>
    <w:sig w:usb0="800000EF" w:usb1="5000204A" w:usb2="00000000" w:usb3="00000000" w:csb0="00000093" w:csb1="00000000"/>
  </w:font>
  <w:font w:name="Posterama">
    <w:panose1 w:val="020B0504020200020000"/>
    <w:charset w:val="00"/>
    <w:family w:val="swiss"/>
    <w:pitch w:val="variable"/>
    <w:sig w:usb0="A11526FF" w:usb1="D000204B" w:usb2="00010000" w:usb3="00000000" w:csb0="0000019F" w:csb1="00000000"/>
  </w:font>
  <w:font w:name="Arial Nova">
    <w:panose1 w:val="020B0504020202020204"/>
    <w:charset w:val="00"/>
    <w:family w:val="swiss"/>
    <w:pitch w:val="variable"/>
    <w:sig w:usb0="0000028F"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BF718" w14:textId="77777777" w:rsidR="00965455" w:rsidRDefault="00965455" w:rsidP="001A40E2">
      <w:r>
        <w:separator/>
      </w:r>
    </w:p>
  </w:footnote>
  <w:footnote w:type="continuationSeparator" w:id="0">
    <w:p w14:paraId="54B92A9D" w14:textId="77777777" w:rsidR="00965455" w:rsidRDefault="00965455" w:rsidP="001A40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E11A7" w14:textId="2F1ED56F" w:rsidR="002D5F53" w:rsidRDefault="001A40E2" w:rsidP="00FA1A05">
    <w:pPr>
      <w:pStyle w:val="Header"/>
      <w:tabs>
        <w:tab w:val="clear" w:pos="9360"/>
        <w:tab w:val="left" w:pos="90"/>
        <w:tab w:val="right" w:pos="10980"/>
      </w:tabs>
      <w:spacing w:after="40"/>
      <w:ind w:left="720"/>
      <w:rPr>
        <w:rFonts w:ascii="Avenir Next LT Pro" w:hAnsi="Avenir Next LT Pro" w:cs="Posterama"/>
        <w:color w:val="AEAAAA" w:themeColor="background2" w:themeShade="BF"/>
        <w:sz w:val="20"/>
        <w:szCs w:val="20"/>
      </w:rPr>
    </w:pPr>
    <w:r>
      <w:rPr>
        <w:noProof/>
      </w:rPr>
      <w:drawing>
        <wp:anchor distT="0" distB="0" distL="114300" distR="114300" simplePos="0" relativeHeight="251658240" behindDoc="1" locked="0" layoutInCell="1" allowOverlap="1" wp14:anchorId="09E9782D" wp14:editId="14ED249A">
          <wp:simplePos x="0" y="0"/>
          <wp:positionH relativeFrom="margin">
            <wp:posOffset>-456976</wp:posOffset>
          </wp:positionH>
          <wp:positionV relativeFrom="paragraph">
            <wp:posOffset>-53975</wp:posOffset>
          </wp:positionV>
          <wp:extent cx="2124075" cy="1035050"/>
          <wp:effectExtent l="0" t="0" r="9525" b="0"/>
          <wp:wrapTight wrapText="bothSides">
            <wp:wrapPolygon edited="0">
              <wp:start x="0" y="0"/>
              <wp:lineTo x="0" y="21070"/>
              <wp:lineTo x="21503" y="21070"/>
              <wp:lineTo x="2150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
                    <a:extLst>
                      <a:ext uri="{28A0092B-C50C-407E-A947-70E740481C1C}">
                        <a14:useLocalDpi xmlns:a14="http://schemas.microsoft.com/office/drawing/2010/main" val="0"/>
                      </a:ext>
                    </a:extLst>
                  </a:blip>
                  <a:stretch>
                    <a:fillRect/>
                  </a:stretch>
                </pic:blipFill>
                <pic:spPr>
                  <a:xfrm>
                    <a:off x="0" y="0"/>
                    <a:ext cx="2124075" cy="1035050"/>
                  </a:xfrm>
                  <a:prstGeom prst="rect">
                    <a:avLst/>
                  </a:prstGeom>
                </pic:spPr>
              </pic:pic>
            </a:graphicData>
          </a:graphic>
          <wp14:sizeRelH relativeFrom="margin">
            <wp14:pctWidth>0</wp14:pctWidth>
          </wp14:sizeRelH>
          <wp14:sizeRelV relativeFrom="margin">
            <wp14:pctHeight>0</wp14:pctHeight>
          </wp14:sizeRelV>
        </wp:anchor>
      </w:drawing>
    </w:r>
    <w:r w:rsidR="002D5F53">
      <w:tab/>
    </w:r>
    <w:r w:rsidR="008813C9">
      <w:t xml:space="preserve">                                                                                                            </w:t>
    </w:r>
    <w:r w:rsidR="007D4F3F" w:rsidRPr="00577FC9">
      <w:rPr>
        <w:rFonts w:ascii="Avenir Next LT Pro" w:hAnsi="Avenir Next LT Pro" w:cs="Posterama"/>
        <w:color w:val="AEAAAA" w:themeColor="background2" w:themeShade="BF"/>
        <w:sz w:val="20"/>
        <w:szCs w:val="20"/>
      </w:rPr>
      <w:t>4201</w:t>
    </w:r>
    <w:r w:rsidR="00126862" w:rsidRPr="00577FC9">
      <w:rPr>
        <w:rFonts w:ascii="Avenir Next LT Pro" w:hAnsi="Avenir Next LT Pro" w:cs="Posterama"/>
        <w:color w:val="AEAAAA" w:themeColor="background2" w:themeShade="BF"/>
        <w:sz w:val="20"/>
        <w:szCs w:val="20"/>
      </w:rPr>
      <w:t xml:space="preserve"> Wilson Blvd, Suite 700</w:t>
    </w:r>
    <w:r w:rsidR="002D5F53" w:rsidRPr="00577FC9">
      <w:rPr>
        <w:rFonts w:ascii="Avenir Next LT Pro" w:hAnsi="Avenir Next LT Pro" w:cs="Posterama"/>
        <w:color w:val="AEAAAA" w:themeColor="background2" w:themeShade="BF"/>
        <w:sz w:val="20"/>
        <w:szCs w:val="20"/>
      </w:rPr>
      <w:tab/>
    </w:r>
    <w:r w:rsidR="002D5F53" w:rsidRPr="00577FC9">
      <w:rPr>
        <w:rFonts w:ascii="Avenir Next LT Pro" w:hAnsi="Avenir Next LT Pro" w:cs="Posterama"/>
        <w:color w:val="AEAAAA" w:themeColor="background2" w:themeShade="BF"/>
        <w:sz w:val="20"/>
        <w:szCs w:val="20"/>
      </w:rPr>
      <w:tab/>
    </w:r>
    <w:r w:rsidR="00126862" w:rsidRPr="00577FC9">
      <w:rPr>
        <w:rFonts w:ascii="Avenir Next LT Pro" w:hAnsi="Avenir Next LT Pro" w:cs="Posterama"/>
        <w:color w:val="AEAAAA" w:themeColor="background2" w:themeShade="BF"/>
        <w:sz w:val="20"/>
        <w:szCs w:val="20"/>
      </w:rPr>
      <w:t>Arlington</w:t>
    </w:r>
    <w:r w:rsidR="002D5F53" w:rsidRPr="00577FC9">
      <w:rPr>
        <w:rFonts w:ascii="Avenir Next LT Pro" w:hAnsi="Avenir Next LT Pro" w:cs="Posterama"/>
        <w:color w:val="AEAAAA" w:themeColor="background2" w:themeShade="BF"/>
        <w:sz w:val="20"/>
        <w:szCs w:val="20"/>
      </w:rPr>
      <w:t xml:space="preserve">, </w:t>
    </w:r>
    <w:r w:rsidR="00126862" w:rsidRPr="00577FC9">
      <w:rPr>
        <w:rFonts w:ascii="Avenir Next LT Pro" w:hAnsi="Avenir Next LT Pro" w:cs="Posterama"/>
        <w:color w:val="AEAAAA" w:themeColor="background2" w:themeShade="BF"/>
        <w:sz w:val="20"/>
        <w:szCs w:val="20"/>
      </w:rPr>
      <w:t>VA</w:t>
    </w:r>
    <w:r w:rsidR="002D5F53" w:rsidRPr="00577FC9">
      <w:rPr>
        <w:rFonts w:ascii="Avenir Next LT Pro" w:hAnsi="Avenir Next LT Pro" w:cs="Posterama"/>
        <w:color w:val="AEAAAA" w:themeColor="background2" w:themeShade="BF"/>
        <w:sz w:val="20"/>
        <w:szCs w:val="20"/>
      </w:rPr>
      <w:t xml:space="preserve"> 2</w:t>
    </w:r>
    <w:r w:rsidR="00126862" w:rsidRPr="00577FC9">
      <w:rPr>
        <w:rFonts w:ascii="Avenir Next LT Pro" w:hAnsi="Avenir Next LT Pro" w:cs="Posterama"/>
        <w:color w:val="AEAAAA" w:themeColor="background2" w:themeShade="BF"/>
        <w:sz w:val="20"/>
        <w:szCs w:val="20"/>
      </w:rPr>
      <w:t>2203</w:t>
    </w:r>
  </w:p>
  <w:p w14:paraId="036FF764" w14:textId="5AACB2E8" w:rsidR="00665DAB" w:rsidRPr="00AC4330" w:rsidRDefault="00665DAB" w:rsidP="000828C4">
    <w:pPr>
      <w:pStyle w:val="Header"/>
      <w:tabs>
        <w:tab w:val="clear" w:pos="9360"/>
        <w:tab w:val="left" w:pos="90"/>
        <w:tab w:val="right" w:pos="10980"/>
      </w:tabs>
      <w:ind w:left="720"/>
      <w:rPr>
        <w:rFonts w:ascii="Avenir Next LT Pro" w:hAnsi="Avenir Next LT Pro" w:cs="Posterama"/>
        <w:color w:val="AEAAAA" w:themeColor="background2" w:themeShade="BF"/>
        <w:sz w:val="18"/>
        <w:szCs w:val="20"/>
      </w:rPr>
    </w:pPr>
    <w:r>
      <w:rPr>
        <w:rFonts w:ascii="Avenir Next LT Pro" w:hAnsi="Avenir Next LT Pro" w:cs="Posterama"/>
        <w:color w:val="AEAAAA" w:themeColor="background2" w:themeShade="BF"/>
        <w:sz w:val="20"/>
        <w:szCs w:val="20"/>
      </w:rPr>
      <w:tab/>
    </w:r>
    <w:r>
      <w:rPr>
        <w:rFonts w:ascii="Avenir Next LT Pro" w:hAnsi="Avenir Next LT Pro" w:cs="Posterama"/>
        <w:color w:val="AEAAAA" w:themeColor="background2" w:themeShade="BF"/>
        <w:sz w:val="20"/>
        <w:szCs w:val="20"/>
      </w:rPr>
      <w:tab/>
    </w:r>
    <w:r w:rsidR="000828C4" w:rsidRPr="00AC4330">
      <w:rPr>
        <w:rFonts w:ascii="Avenir Next LT Pro" w:hAnsi="Avenir Next LT Pro" w:cs="Posterama"/>
        <w:color w:val="AEAAAA" w:themeColor="background2" w:themeShade="BF"/>
        <w:sz w:val="18"/>
        <w:szCs w:val="20"/>
      </w:rPr>
      <w:t>+1 (202)-386-7407</w:t>
    </w:r>
  </w:p>
  <w:p w14:paraId="3014AFEC" w14:textId="6526B329" w:rsidR="002D5F53" w:rsidRPr="00AC4330" w:rsidRDefault="002D5F53" w:rsidP="000828C4">
    <w:pPr>
      <w:pStyle w:val="Header"/>
      <w:tabs>
        <w:tab w:val="clear" w:pos="9360"/>
        <w:tab w:val="left" w:pos="90"/>
        <w:tab w:val="right" w:pos="10980"/>
      </w:tabs>
      <w:ind w:left="720"/>
      <w:rPr>
        <w:rFonts w:ascii="Arial Nova" w:hAnsi="Arial Nova" w:cs="Posterama"/>
        <w:color w:val="AEAAAA" w:themeColor="background2" w:themeShade="BF"/>
        <w:sz w:val="18"/>
        <w:szCs w:val="20"/>
      </w:rPr>
    </w:pPr>
    <w:r w:rsidRPr="00AC4330">
      <w:rPr>
        <w:rFonts w:ascii="Avenir Next LT Pro" w:hAnsi="Avenir Next LT Pro" w:cs="Posterama"/>
        <w:smallCaps/>
        <w:color w:val="AEAAAA" w:themeColor="background2" w:themeShade="BF"/>
        <w:sz w:val="18"/>
        <w:szCs w:val="20"/>
      </w:rPr>
      <w:tab/>
    </w:r>
    <w:r w:rsidRPr="00AC4330">
      <w:rPr>
        <w:rFonts w:ascii="Avenir Next LT Pro" w:hAnsi="Avenir Next LT Pro" w:cs="Posterama"/>
        <w:smallCaps/>
        <w:color w:val="AEAAAA" w:themeColor="background2" w:themeShade="BF"/>
        <w:sz w:val="18"/>
        <w:szCs w:val="20"/>
      </w:rPr>
      <w:tab/>
    </w:r>
    <w:r w:rsidR="001B733B" w:rsidRPr="00AC4330">
      <w:rPr>
        <w:rFonts w:ascii="Arial Nova" w:hAnsi="Arial Nova" w:cs="Posterama"/>
        <w:color w:val="AEAAAA" w:themeColor="background2" w:themeShade="BF"/>
        <w:sz w:val="18"/>
        <w:szCs w:val="20"/>
      </w:rPr>
      <w:t xml:space="preserve"> </w:t>
    </w:r>
    <w:r w:rsidR="006028A0" w:rsidRPr="00AC4330">
      <w:rPr>
        <w:rFonts w:ascii="Arial Nova" w:hAnsi="Arial Nova" w:cs="Posterama"/>
        <w:color w:val="AEAAAA" w:themeColor="background2" w:themeShade="BF"/>
        <w:sz w:val="18"/>
        <w:szCs w:val="20"/>
      </w:rPr>
      <w:t xml:space="preserve"> </w:t>
    </w:r>
    <w:r w:rsidR="0056533B" w:rsidRPr="00AC4330">
      <w:rPr>
        <w:rFonts w:ascii="Arial Nova" w:hAnsi="Arial Nova" w:cs="Posterama"/>
        <w:color w:val="AEAAAA" w:themeColor="background2" w:themeShade="BF"/>
        <w:sz w:val="18"/>
        <w:szCs w:val="20"/>
      </w:rPr>
      <w:t>w</w:t>
    </w:r>
    <w:r w:rsidRPr="00AC4330">
      <w:rPr>
        <w:rFonts w:ascii="Arial Nova" w:hAnsi="Arial Nova" w:cs="Posterama"/>
        <w:color w:val="AEAAAA" w:themeColor="background2" w:themeShade="BF"/>
        <w:sz w:val="18"/>
        <w:szCs w:val="20"/>
      </w:rPr>
      <w:t>ww.cpda.com</w:t>
    </w:r>
    <w:r w:rsidR="0056533B" w:rsidRPr="00AC4330">
      <w:rPr>
        <w:rFonts w:ascii="Arial Nova" w:hAnsi="Arial Nova" w:cs="Posterama"/>
        <w:color w:val="AEAAAA" w:themeColor="background2" w:themeShade="BF"/>
        <w:sz w:val="18"/>
        <w:szCs w:val="20"/>
      </w:rPr>
      <w:t>, info@cpda.com</w:t>
    </w:r>
  </w:p>
  <w:p w14:paraId="3F63DB05" w14:textId="42B52A51" w:rsidR="001A40E2" w:rsidRDefault="001A40E2">
    <w:pPr>
      <w:pStyle w:val="Header"/>
    </w:pPr>
  </w:p>
  <w:p w14:paraId="3B252C4F" w14:textId="77777777" w:rsidR="00AC4330" w:rsidRDefault="00AC4330">
    <w:pPr>
      <w:pStyle w:val="Header"/>
    </w:pPr>
  </w:p>
  <w:p w14:paraId="2D66D81F" w14:textId="5D7DE125" w:rsidR="0010393E" w:rsidRDefault="0010393E">
    <w:pPr>
      <w:pStyle w:val="Header"/>
    </w:pPr>
  </w:p>
  <w:p w14:paraId="41333803" w14:textId="77777777" w:rsidR="0010393E" w:rsidRDefault="001039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76C53"/>
    <w:multiLevelType w:val="hybridMultilevel"/>
    <w:tmpl w:val="F476E042"/>
    <w:lvl w:ilvl="0" w:tplc="CE4E1668">
      <w:start w:val="1"/>
      <w:numFmt w:val="decimal"/>
      <w:lvlText w:val="%1."/>
      <w:lvlJc w:val="left"/>
      <w:pPr>
        <w:tabs>
          <w:tab w:val="num" w:pos="720"/>
        </w:tabs>
        <w:ind w:left="720" w:hanging="360"/>
      </w:pPr>
    </w:lvl>
    <w:lvl w:ilvl="1" w:tplc="D422DE14" w:tentative="1">
      <w:start w:val="1"/>
      <w:numFmt w:val="decimal"/>
      <w:lvlText w:val="%2."/>
      <w:lvlJc w:val="left"/>
      <w:pPr>
        <w:tabs>
          <w:tab w:val="num" w:pos="1440"/>
        </w:tabs>
        <w:ind w:left="1440" w:hanging="360"/>
      </w:pPr>
    </w:lvl>
    <w:lvl w:ilvl="2" w:tplc="556C7694" w:tentative="1">
      <w:start w:val="1"/>
      <w:numFmt w:val="decimal"/>
      <w:lvlText w:val="%3."/>
      <w:lvlJc w:val="left"/>
      <w:pPr>
        <w:tabs>
          <w:tab w:val="num" w:pos="2160"/>
        </w:tabs>
        <w:ind w:left="2160" w:hanging="360"/>
      </w:pPr>
    </w:lvl>
    <w:lvl w:ilvl="3" w:tplc="75DCF5C2" w:tentative="1">
      <w:start w:val="1"/>
      <w:numFmt w:val="decimal"/>
      <w:lvlText w:val="%4."/>
      <w:lvlJc w:val="left"/>
      <w:pPr>
        <w:tabs>
          <w:tab w:val="num" w:pos="2880"/>
        </w:tabs>
        <w:ind w:left="2880" w:hanging="360"/>
      </w:pPr>
    </w:lvl>
    <w:lvl w:ilvl="4" w:tplc="C7FC8670" w:tentative="1">
      <w:start w:val="1"/>
      <w:numFmt w:val="decimal"/>
      <w:lvlText w:val="%5."/>
      <w:lvlJc w:val="left"/>
      <w:pPr>
        <w:tabs>
          <w:tab w:val="num" w:pos="3600"/>
        </w:tabs>
        <w:ind w:left="3600" w:hanging="360"/>
      </w:pPr>
    </w:lvl>
    <w:lvl w:ilvl="5" w:tplc="1878167E" w:tentative="1">
      <w:start w:val="1"/>
      <w:numFmt w:val="decimal"/>
      <w:lvlText w:val="%6."/>
      <w:lvlJc w:val="left"/>
      <w:pPr>
        <w:tabs>
          <w:tab w:val="num" w:pos="4320"/>
        </w:tabs>
        <w:ind w:left="4320" w:hanging="360"/>
      </w:pPr>
    </w:lvl>
    <w:lvl w:ilvl="6" w:tplc="560EDEA6" w:tentative="1">
      <w:start w:val="1"/>
      <w:numFmt w:val="decimal"/>
      <w:lvlText w:val="%7."/>
      <w:lvlJc w:val="left"/>
      <w:pPr>
        <w:tabs>
          <w:tab w:val="num" w:pos="5040"/>
        </w:tabs>
        <w:ind w:left="5040" w:hanging="360"/>
      </w:pPr>
    </w:lvl>
    <w:lvl w:ilvl="7" w:tplc="1116C2A2" w:tentative="1">
      <w:start w:val="1"/>
      <w:numFmt w:val="decimal"/>
      <w:lvlText w:val="%8."/>
      <w:lvlJc w:val="left"/>
      <w:pPr>
        <w:tabs>
          <w:tab w:val="num" w:pos="5760"/>
        </w:tabs>
        <w:ind w:left="5760" w:hanging="360"/>
      </w:pPr>
    </w:lvl>
    <w:lvl w:ilvl="8" w:tplc="55BECAE6" w:tentative="1">
      <w:start w:val="1"/>
      <w:numFmt w:val="decimal"/>
      <w:lvlText w:val="%9."/>
      <w:lvlJc w:val="left"/>
      <w:pPr>
        <w:tabs>
          <w:tab w:val="num" w:pos="6480"/>
        </w:tabs>
        <w:ind w:left="6480" w:hanging="360"/>
      </w:pPr>
    </w:lvl>
  </w:abstractNum>
  <w:abstractNum w:abstractNumId="1" w15:restartNumberingAfterBreak="0">
    <w:nsid w:val="37CD761E"/>
    <w:multiLevelType w:val="hybridMultilevel"/>
    <w:tmpl w:val="20B8B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A615B2"/>
    <w:multiLevelType w:val="hybridMultilevel"/>
    <w:tmpl w:val="024670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8067AF7"/>
    <w:multiLevelType w:val="hybridMultilevel"/>
    <w:tmpl w:val="28A0F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116311"/>
    <w:multiLevelType w:val="hybridMultilevel"/>
    <w:tmpl w:val="B8BA3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6506A9"/>
    <w:multiLevelType w:val="hybridMultilevel"/>
    <w:tmpl w:val="CFAC7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8355634">
    <w:abstractNumId w:val="1"/>
  </w:num>
  <w:num w:numId="2" w16cid:durableId="812909013">
    <w:abstractNumId w:val="5"/>
  </w:num>
  <w:num w:numId="3" w16cid:durableId="1768109613">
    <w:abstractNumId w:val="0"/>
  </w:num>
  <w:num w:numId="4" w16cid:durableId="1178344444">
    <w:abstractNumId w:val="2"/>
  </w:num>
  <w:num w:numId="5" w16cid:durableId="1340616439">
    <w:abstractNumId w:val="4"/>
  </w:num>
  <w:num w:numId="6" w16cid:durableId="111424725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ad Fritz">
    <w15:presenceInfo w15:providerId="Windows Live" w15:userId="c8d4cab87bfa60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0E2"/>
    <w:rsid w:val="000134BC"/>
    <w:rsid w:val="00047BE4"/>
    <w:rsid w:val="0005515D"/>
    <w:rsid w:val="00057FE6"/>
    <w:rsid w:val="00063161"/>
    <w:rsid w:val="00075DB8"/>
    <w:rsid w:val="000828C4"/>
    <w:rsid w:val="00087548"/>
    <w:rsid w:val="00095828"/>
    <w:rsid w:val="000C78D1"/>
    <w:rsid w:val="0010393E"/>
    <w:rsid w:val="00116DA8"/>
    <w:rsid w:val="00122387"/>
    <w:rsid w:val="00126862"/>
    <w:rsid w:val="00140FD4"/>
    <w:rsid w:val="00142D49"/>
    <w:rsid w:val="00143C7E"/>
    <w:rsid w:val="00157C09"/>
    <w:rsid w:val="00164A56"/>
    <w:rsid w:val="001A40E2"/>
    <w:rsid w:val="001B733B"/>
    <w:rsid w:val="001C7576"/>
    <w:rsid w:val="001D5EDF"/>
    <w:rsid w:val="001E0170"/>
    <w:rsid w:val="001E119A"/>
    <w:rsid w:val="00204C2E"/>
    <w:rsid w:val="00217037"/>
    <w:rsid w:val="0022700C"/>
    <w:rsid w:val="0026495A"/>
    <w:rsid w:val="00280885"/>
    <w:rsid w:val="00285FD3"/>
    <w:rsid w:val="002A1102"/>
    <w:rsid w:val="002D5F53"/>
    <w:rsid w:val="00301FE5"/>
    <w:rsid w:val="00310333"/>
    <w:rsid w:val="003215FC"/>
    <w:rsid w:val="00351553"/>
    <w:rsid w:val="00365B16"/>
    <w:rsid w:val="00373194"/>
    <w:rsid w:val="00373F25"/>
    <w:rsid w:val="00392718"/>
    <w:rsid w:val="00397AE2"/>
    <w:rsid w:val="003A58AC"/>
    <w:rsid w:val="003B11F6"/>
    <w:rsid w:val="00410764"/>
    <w:rsid w:val="00456AE4"/>
    <w:rsid w:val="00460FCC"/>
    <w:rsid w:val="004953E6"/>
    <w:rsid w:val="004A7DF6"/>
    <w:rsid w:val="004D5D87"/>
    <w:rsid w:val="004E600D"/>
    <w:rsid w:val="004F1B3D"/>
    <w:rsid w:val="00520A79"/>
    <w:rsid w:val="00537622"/>
    <w:rsid w:val="005553ED"/>
    <w:rsid w:val="005641C7"/>
    <w:rsid w:val="0056533B"/>
    <w:rsid w:val="00565820"/>
    <w:rsid w:val="005726BB"/>
    <w:rsid w:val="00575C72"/>
    <w:rsid w:val="00577FC9"/>
    <w:rsid w:val="00591307"/>
    <w:rsid w:val="005A6067"/>
    <w:rsid w:val="005B0F27"/>
    <w:rsid w:val="006028A0"/>
    <w:rsid w:val="00612D1C"/>
    <w:rsid w:val="00626754"/>
    <w:rsid w:val="00632980"/>
    <w:rsid w:val="00632FFA"/>
    <w:rsid w:val="00634574"/>
    <w:rsid w:val="00643E7E"/>
    <w:rsid w:val="00644321"/>
    <w:rsid w:val="006479AC"/>
    <w:rsid w:val="006510BB"/>
    <w:rsid w:val="00665DAB"/>
    <w:rsid w:val="00676F3E"/>
    <w:rsid w:val="006C73CD"/>
    <w:rsid w:val="006C7C1F"/>
    <w:rsid w:val="00704D6A"/>
    <w:rsid w:val="00720158"/>
    <w:rsid w:val="007266E4"/>
    <w:rsid w:val="007365D9"/>
    <w:rsid w:val="007420AF"/>
    <w:rsid w:val="007472AA"/>
    <w:rsid w:val="00755B36"/>
    <w:rsid w:val="00766071"/>
    <w:rsid w:val="007727A9"/>
    <w:rsid w:val="0077327E"/>
    <w:rsid w:val="0078548B"/>
    <w:rsid w:val="0079531A"/>
    <w:rsid w:val="007A67C9"/>
    <w:rsid w:val="007B13C1"/>
    <w:rsid w:val="007C6BCE"/>
    <w:rsid w:val="007D10A3"/>
    <w:rsid w:val="007D4F3F"/>
    <w:rsid w:val="007E21FB"/>
    <w:rsid w:val="00806A99"/>
    <w:rsid w:val="008126FE"/>
    <w:rsid w:val="0082506E"/>
    <w:rsid w:val="00833B6F"/>
    <w:rsid w:val="0083669B"/>
    <w:rsid w:val="00845200"/>
    <w:rsid w:val="008528A8"/>
    <w:rsid w:val="00852DAA"/>
    <w:rsid w:val="008813C9"/>
    <w:rsid w:val="008B70B6"/>
    <w:rsid w:val="008C6C14"/>
    <w:rsid w:val="008D57E1"/>
    <w:rsid w:val="008F2065"/>
    <w:rsid w:val="008F7A3E"/>
    <w:rsid w:val="0090626A"/>
    <w:rsid w:val="00941072"/>
    <w:rsid w:val="009437E6"/>
    <w:rsid w:val="00955139"/>
    <w:rsid w:val="009566A1"/>
    <w:rsid w:val="00965455"/>
    <w:rsid w:val="009716D6"/>
    <w:rsid w:val="00980402"/>
    <w:rsid w:val="009844B5"/>
    <w:rsid w:val="009A7374"/>
    <w:rsid w:val="009C27B2"/>
    <w:rsid w:val="009D7C04"/>
    <w:rsid w:val="009E0940"/>
    <w:rsid w:val="009E55D0"/>
    <w:rsid w:val="00A15195"/>
    <w:rsid w:val="00A17D4F"/>
    <w:rsid w:val="00A620A7"/>
    <w:rsid w:val="00A62D75"/>
    <w:rsid w:val="00A75924"/>
    <w:rsid w:val="00A82ED9"/>
    <w:rsid w:val="00A91DAB"/>
    <w:rsid w:val="00AC259F"/>
    <w:rsid w:val="00AC4330"/>
    <w:rsid w:val="00AD564D"/>
    <w:rsid w:val="00AD5944"/>
    <w:rsid w:val="00AF1C3E"/>
    <w:rsid w:val="00AF71E1"/>
    <w:rsid w:val="00B6128C"/>
    <w:rsid w:val="00B8046A"/>
    <w:rsid w:val="00BC2A7E"/>
    <w:rsid w:val="00BC69B7"/>
    <w:rsid w:val="00C007B4"/>
    <w:rsid w:val="00C16C1B"/>
    <w:rsid w:val="00C44CB9"/>
    <w:rsid w:val="00C63B50"/>
    <w:rsid w:val="00C72CE6"/>
    <w:rsid w:val="00C7576C"/>
    <w:rsid w:val="00CD2C55"/>
    <w:rsid w:val="00CD7C14"/>
    <w:rsid w:val="00CE6FA5"/>
    <w:rsid w:val="00CF5309"/>
    <w:rsid w:val="00D050E9"/>
    <w:rsid w:val="00D07F98"/>
    <w:rsid w:val="00D108FB"/>
    <w:rsid w:val="00D471A5"/>
    <w:rsid w:val="00D56AEB"/>
    <w:rsid w:val="00D71741"/>
    <w:rsid w:val="00D72838"/>
    <w:rsid w:val="00D76CBB"/>
    <w:rsid w:val="00D77916"/>
    <w:rsid w:val="00D851EA"/>
    <w:rsid w:val="00DA02EA"/>
    <w:rsid w:val="00DA6C01"/>
    <w:rsid w:val="00DE3658"/>
    <w:rsid w:val="00DF5A78"/>
    <w:rsid w:val="00E0037C"/>
    <w:rsid w:val="00E16D78"/>
    <w:rsid w:val="00E23589"/>
    <w:rsid w:val="00E43FC5"/>
    <w:rsid w:val="00E62672"/>
    <w:rsid w:val="00E71EBF"/>
    <w:rsid w:val="00E80230"/>
    <w:rsid w:val="00E9158C"/>
    <w:rsid w:val="00EA1AE2"/>
    <w:rsid w:val="00EA7EC3"/>
    <w:rsid w:val="00EB1787"/>
    <w:rsid w:val="00ED127D"/>
    <w:rsid w:val="00ED4E5F"/>
    <w:rsid w:val="00EF23BD"/>
    <w:rsid w:val="00F23526"/>
    <w:rsid w:val="00F25FB0"/>
    <w:rsid w:val="00F510FF"/>
    <w:rsid w:val="00F636AC"/>
    <w:rsid w:val="00FA1A05"/>
    <w:rsid w:val="00FA1A28"/>
    <w:rsid w:val="00FA22CD"/>
    <w:rsid w:val="00FB3D2D"/>
    <w:rsid w:val="00FC3DDA"/>
    <w:rsid w:val="00FD6CCF"/>
    <w:rsid w:val="00FE6D71"/>
    <w:rsid w:val="00FF0876"/>
    <w:rsid w:val="00FF2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EE4BA"/>
  <w15:chartTrackingRefBased/>
  <w15:docId w15:val="{EA7240AA-5231-4139-9530-63F2DD528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CBB"/>
    <w:pPr>
      <w:spacing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uiPriority w:val="99"/>
    <w:semiHidden/>
    <w:unhideWhenUsed/>
    <w:rsid w:val="007E21FB"/>
    <w:pPr>
      <w:framePr w:w="7920" w:h="1980" w:hRule="exact" w:hSpace="180" w:wrap="auto" w:hAnchor="page" w:xAlign="center" w:yAlign="bottom"/>
      <w:ind w:left="2880"/>
    </w:pPr>
    <w:rPr>
      <w:rFonts w:ascii="Times New Roman" w:eastAsiaTheme="majorEastAsia" w:hAnsi="Times New Roman" w:cstheme="majorBidi"/>
      <w:sz w:val="24"/>
      <w:szCs w:val="24"/>
    </w:rPr>
  </w:style>
  <w:style w:type="paragraph" w:customStyle="1" w:styleId="Default">
    <w:name w:val="Default"/>
    <w:rsid w:val="001A40E2"/>
    <w:pPr>
      <w:autoSpaceDE w:val="0"/>
      <w:autoSpaceDN w:val="0"/>
      <w:adjustRightInd w:val="0"/>
      <w:spacing w:line="240" w:lineRule="auto"/>
    </w:pPr>
    <w:rPr>
      <w:rFonts w:ascii="Calibri" w:hAnsi="Calibri" w:cs="Calibri"/>
      <w:color w:val="000000"/>
      <w:sz w:val="24"/>
      <w:szCs w:val="24"/>
    </w:rPr>
  </w:style>
  <w:style w:type="paragraph" w:styleId="Header">
    <w:name w:val="header"/>
    <w:basedOn w:val="Normal"/>
    <w:link w:val="HeaderChar"/>
    <w:uiPriority w:val="99"/>
    <w:unhideWhenUsed/>
    <w:rsid w:val="001A40E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1A40E2"/>
  </w:style>
  <w:style w:type="paragraph" w:styleId="Footer">
    <w:name w:val="footer"/>
    <w:basedOn w:val="Normal"/>
    <w:link w:val="FooterChar"/>
    <w:uiPriority w:val="99"/>
    <w:unhideWhenUsed/>
    <w:rsid w:val="001A40E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1A40E2"/>
  </w:style>
  <w:style w:type="character" w:styleId="Hyperlink">
    <w:name w:val="Hyperlink"/>
    <w:basedOn w:val="DefaultParagraphFont"/>
    <w:uiPriority w:val="99"/>
    <w:unhideWhenUsed/>
    <w:rsid w:val="006028A0"/>
    <w:rPr>
      <w:color w:val="0563C1" w:themeColor="hyperlink"/>
      <w:u w:val="single"/>
    </w:rPr>
  </w:style>
  <w:style w:type="character" w:styleId="UnresolvedMention">
    <w:name w:val="Unresolved Mention"/>
    <w:basedOn w:val="DefaultParagraphFont"/>
    <w:uiPriority w:val="99"/>
    <w:semiHidden/>
    <w:unhideWhenUsed/>
    <w:rsid w:val="006028A0"/>
    <w:rPr>
      <w:color w:val="605E5C"/>
      <w:shd w:val="clear" w:color="auto" w:fill="E1DFDD"/>
    </w:rPr>
  </w:style>
  <w:style w:type="table" w:styleId="TableGrid">
    <w:name w:val="Table Grid"/>
    <w:basedOn w:val="TableNormal"/>
    <w:uiPriority w:val="59"/>
    <w:rsid w:val="00AF1C3E"/>
    <w:pPr>
      <w:spacing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AF1C3E"/>
    <w:pPr>
      <w:spacing w:after="200" w:line="276" w:lineRule="auto"/>
      <w:ind w:left="720"/>
      <w:contextualSpacing/>
    </w:pPr>
    <w:rPr>
      <w:rFonts w:asciiTheme="minorHAnsi" w:eastAsiaTheme="minorEastAsia" w:hAnsiTheme="minorHAnsi" w:cstheme="minorBidi"/>
    </w:rPr>
  </w:style>
  <w:style w:type="table" w:customStyle="1" w:styleId="TableGrid1">
    <w:name w:val="Table Grid1"/>
    <w:basedOn w:val="TableNormal"/>
    <w:next w:val="TableGrid"/>
    <w:uiPriority w:val="59"/>
    <w:rsid w:val="00643E7E"/>
    <w:pPr>
      <w:spacing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643E7E"/>
    <w:pPr>
      <w:spacing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720158"/>
    <w:pPr>
      <w:spacing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C007B4"/>
    <w:pPr>
      <w:spacing w:line="240" w:lineRule="auto"/>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985921">
      <w:bodyDiv w:val="1"/>
      <w:marLeft w:val="0"/>
      <w:marRight w:val="0"/>
      <w:marTop w:val="0"/>
      <w:marBottom w:val="0"/>
      <w:divBdr>
        <w:top w:val="none" w:sz="0" w:space="0" w:color="auto"/>
        <w:left w:val="none" w:sz="0" w:space="0" w:color="auto"/>
        <w:bottom w:val="none" w:sz="0" w:space="0" w:color="auto"/>
        <w:right w:val="none" w:sz="0" w:space="0" w:color="auto"/>
      </w:divBdr>
    </w:div>
    <w:div w:id="414325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1/relationships/people" Target="peop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DD161E8CB2D33479883AE0537F2E8CB" ma:contentTypeVersion="13" ma:contentTypeDescription="Create a new document." ma:contentTypeScope="" ma:versionID="f689facd4e70ee48e2ef9f986c91a514">
  <xsd:schema xmlns:xsd="http://www.w3.org/2001/XMLSchema" xmlns:xs="http://www.w3.org/2001/XMLSchema" xmlns:p="http://schemas.microsoft.com/office/2006/metadata/properties" xmlns:ns3="f3735d0b-c278-4eae-b27b-06dd25b5bd5b" xmlns:ns4="af882ec7-6a6a-406e-a361-2c573a236ad1" targetNamespace="http://schemas.microsoft.com/office/2006/metadata/properties" ma:root="true" ma:fieldsID="ea0bb38de9771c87122be359be54e730" ns3:_="" ns4:_="">
    <xsd:import namespace="f3735d0b-c278-4eae-b27b-06dd25b5bd5b"/>
    <xsd:import namespace="af882ec7-6a6a-406e-a361-2c573a236ad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735d0b-c278-4eae-b27b-06dd25b5bd5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f882ec7-6a6a-406e-a361-2c573a236ad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748E00-7F85-4F3C-9535-7B9DFCF676B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5561B3B-8E6C-4688-BF65-9ABC7F98E73F}">
  <ds:schemaRefs>
    <ds:schemaRef ds:uri="http://schemas.openxmlformats.org/officeDocument/2006/bibliography"/>
  </ds:schemaRefs>
</ds:datastoreItem>
</file>

<file path=customXml/itemProps3.xml><?xml version="1.0" encoding="utf-8"?>
<ds:datastoreItem xmlns:ds="http://schemas.openxmlformats.org/officeDocument/2006/customXml" ds:itemID="{7C7EA966-CA76-4BA8-BA08-D299D3BF7F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735d0b-c278-4eae-b27b-06dd25b5bd5b"/>
    <ds:schemaRef ds:uri="af882ec7-6a6a-406e-a361-2c573a236a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0046A3C-7F42-43C0-ABC8-19FC27855DD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1509</Words>
  <Characters>8605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 Haakana</dc:creator>
  <cp:keywords/>
  <dc:description/>
  <cp:lastModifiedBy>Brad Fritz</cp:lastModifiedBy>
  <cp:revision>3</cp:revision>
  <dcterms:created xsi:type="dcterms:W3CDTF">2023-02-13T14:18:00Z</dcterms:created>
  <dcterms:modified xsi:type="dcterms:W3CDTF">2023-02-13T14:20:00Z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0x0101005DD161E8CB2D33479883AE0537F2E8CB</vt:lpwstr>
  </property>
</Properties>
</file>